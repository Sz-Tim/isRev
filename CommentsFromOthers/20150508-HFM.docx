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14B25DF" w14:textId="77777777" w:rsidR="00E91371" w:rsidRDefault="00BC308D" w:rsidP="00060648">
      <w:pPr>
        <w:pStyle w:val="Heading1"/>
      </w:pPr>
      <w:r>
        <w:t>Range size and ant communities across elevations</w:t>
      </w:r>
    </w:p>
    <w:p w14:paraId="1AF8BFAB" w14:textId="77777777" w:rsidR="00E91371" w:rsidRDefault="00BC308D" w:rsidP="00FF369E">
      <w:pPr>
        <w:pStyle w:val="Heading1"/>
        <w:spacing w:line="480" w:lineRule="auto"/>
      </w:pPr>
      <w:bookmarkStart w:id="0" w:name="introduction"/>
      <w:bookmarkEnd w:id="0"/>
      <w:r>
        <w:t>Introduction</w:t>
      </w:r>
    </w:p>
    <w:p w14:paraId="53DDCCED" w14:textId="77777777" w:rsidR="00E91371" w:rsidRDefault="00BC308D" w:rsidP="00FF369E">
      <w:pPr>
        <w:spacing w:line="480" w:lineRule="auto"/>
      </w:pPr>
      <w:commentRangeStart w:id="1"/>
      <w:r>
        <w:t xml:space="preserve">Patterns </w:t>
      </w:r>
      <w:commentRangeEnd w:id="1"/>
      <w:r w:rsidR="008918E9">
        <w:rPr>
          <w:rStyle w:val="CommentReference"/>
        </w:rPr>
        <w:commentReference w:id="1"/>
      </w:r>
      <w:r>
        <w:t xml:space="preserve">of species richness and community composition are directly determined by the overlap and delineation of species ranges. Ants are no exception. Discovering the patterns of overlapping ranges, the dynamics of range boundaries, and the underlying determinants is a key step in understanding the </w:t>
      </w:r>
      <w:proofErr w:type="spellStart"/>
      <w:r>
        <w:t>macroscale</w:t>
      </w:r>
      <w:proofErr w:type="spellEnd"/>
      <w:r>
        <w:t xml:space="preserve"> distribution of ant diversity. </w:t>
      </w:r>
      <w:proofErr w:type="spellStart"/>
      <w:r>
        <w:t>Elevational</w:t>
      </w:r>
      <w:proofErr w:type="spellEnd"/>
      <w:r>
        <w:t xml:space="preserve"> gradients provide useful study syst</w:t>
      </w:r>
      <w:bookmarkStart w:id="2" w:name="_GoBack"/>
      <w:bookmarkEnd w:id="2"/>
      <w:r>
        <w:t>ems to investigate these patterns (McCain, 2009a, 2010). Mountains, occurring on every continent, act as compact, globally replicated systems that vary across many characteristics that may affect richness, including climate, history, and geography (</w:t>
      </w:r>
      <w:proofErr w:type="spellStart"/>
      <w:r>
        <w:t>Rahbek</w:t>
      </w:r>
      <w:proofErr w:type="spellEnd"/>
      <w:r>
        <w:t xml:space="preserve">, 1995; </w:t>
      </w:r>
      <w:proofErr w:type="spellStart"/>
      <w:r>
        <w:t>Lomolino</w:t>
      </w:r>
      <w:proofErr w:type="spellEnd"/>
      <w:r>
        <w:t xml:space="preserve">, 2001; McCain and </w:t>
      </w:r>
      <w:proofErr w:type="spellStart"/>
      <w:r>
        <w:t>Grytnes</w:t>
      </w:r>
      <w:proofErr w:type="spellEnd"/>
      <w:r>
        <w:t xml:space="preserve">, 2010). Detailing how ant communities change along </w:t>
      </w:r>
      <w:proofErr w:type="spellStart"/>
      <w:r>
        <w:t>elevational</w:t>
      </w:r>
      <w:proofErr w:type="spellEnd"/>
      <w:r>
        <w:t xml:space="preserve"> gradients, and at different taxonomic levels, may yield insight into processes affecting ant species diversity across spatiotemporal scales.</w:t>
      </w:r>
    </w:p>
    <w:p w14:paraId="7F0B76B6" w14:textId="77777777" w:rsidR="00E91371" w:rsidRDefault="00BC308D" w:rsidP="00FF369E">
      <w:pPr>
        <w:spacing w:line="480" w:lineRule="auto"/>
      </w:pPr>
      <w:r>
        <w:t xml:space="preserve">Despite comprising the majority of animal species, insects have received relatively little focus in such </w:t>
      </w:r>
      <w:proofErr w:type="spellStart"/>
      <w:r>
        <w:t>macroecological</w:t>
      </w:r>
      <w:proofErr w:type="spellEnd"/>
      <w:r>
        <w:t xml:space="preserve"> studies (</w:t>
      </w:r>
      <w:proofErr w:type="spellStart"/>
      <w:r>
        <w:t>Diniz-Filho</w:t>
      </w:r>
      <w:proofErr w:type="spellEnd"/>
      <w:r>
        <w:t xml:space="preserve"> et al., 2010; Beck et al., 2012). Given the astonishing array of insect diversity, no picture of biodiversity would be complete without their inclusion. Ants in particular have a number of advantages for global studies of diversity. As predators, competitors, scavengers, and dispersers, they have major ecological impacts in a wide variety of systems (</w:t>
      </w:r>
      <w:proofErr w:type="spellStart"/>
      <w:r>
        <w:t>Hölldobler</w:t>
      </w:r>
      <w:proofErr w:type="spellEnd"/>
      <w:r>
        <w:t xml:space="preserve"> and Wilson, 1990). In contrast to many insect taxa, the individuals used for identification are wingless with consequently restricted movement from the nest, reducing the impact of accidentals. Additionally, because of historic interest across many decades, ants are relatively </w:t>
      </w:r>
      <w:proofErr w:type="gramStart"/>
      <w:r>
        <w:t>well-described</w:t>
      </w:r>
      <w:proofErr w:type="gramEnd"/>
      <w:r>
        <w:t xml:space="preserve"> compared to other insect </w:t>
      </w:r>
      <w:commentRangeStart w:id="3"/>
      <w:r>
        <w:t>taxa</w:t>
      </w:r>
      <w:commentRangeEnd w:id="3"/>
      <w:r w:rsidR="006D12EC">
        <w:rPr>
          <w:rStyle w:val="CommentReference"/>
        </w:rPr>
        <w:commentReference w:id="3"/>
      </w:r>
      <w:r>
        <w:t>.</w:t>
      </w:r>
    </w:p>
    <w:p w14:paraId="75D6236B" w14:textId="77777777" w:rsidR="00E91371" w:rsidRDefault="00BC308D" w:rsidP="00FF369E">
      <w:pPr>
        <w:spacing w:line="480" w:lineRule="auto"/>
      </w:pPr>
      <w:r>
        <w:lastRenderedPageBreak/>
        <w:t xml:space="preserve">Ants are an incredibly diverse taxon by </w:t>
      </w:r>
      <w:commentRangeStart w:id="4"/>
      <w:r>
        <w:t xml:space="preserve">nearly </w:t>
      </w:r>
      <w:commentRangeEnd w:id="4"/>
      <w:r w:rsidR="006D12EC">
        <w:rPr>
          <w:rStyle w:val="CommentReference"/>
        </w:rPr>
        <w:commentReference w:id="4"/>
      </w:r>
      <w:r>
        <w:t xml:space="preserve">any ecological metric. Dietary breadth ranges from specialist predators in the subfamily </w:t>
      </w:r>
      <w:proofErr w:type="spellStart"/>
      <w:r>
        <w:t>Amblyoponinae</w:t>
      </w:r>
      <w:proofErr w:type="spellEnd"/>
      <w:r>
        <w:t xml:space="preserve"> to generalist omnivores in the subfamily </w:t>
      </w:r>
      <w:proofErr w:type="spellStart"/>
      <w:r>
        <w:t>Myrmicinae</w:t>
      </w:r>
      <w:proofErr w:type="spellEnd"/>
      <w:r>
        <w:t>. Nesting habits and structures are highly varied, with differences in site preferences among genera, among species, and even variability within species (</w:t>
      </w:r>
      <w:proofErr w:type="spellStart"/>
      <w:r>
        <w:t>Hölldobler</w:t>
      </w:r>
      <w:proofErr w:type="spellEnd"/>
      <w:r>
        <w:t xml:space="preserve"> and Wilson, 1990; Anderson and </w:t>
      </w:r>
      <w:proofErr w:type="spellStart"/>
      <w:r>
        <w:t>McShea</w:t>
      </w:r>
      <w:proofErr w:type="spellEnd"/>
      <w:r>
        <w:t>, 2001). Ant species differ in worker body size (Cushman et al., 1993), degree of polymorphism (Wilson, 1953), colony size (</w:t>
      </w:r>
      <w:proofErr w:type="spellStart"/>
      <w:r>
        <w:t>Kaspari</w:t>
      </w:r>
      <w:proofErr w:type="spellEnd"/>
      <w:r>
        <w:t xml:space="preserve"> and </w:t>
      </w:r>
      <w:proofErr w:type="spellStart"/>
      <w:r>
        <w:t>Vargo</w:t>
      </w:r>
      <w:proofErr w:type="spellEnd"/>
      <w:r>
        <w:t>, 1995), caste ratios (</w:t>
      </w:r>
      <w:proofErr w:type="spellStart"/>
      <w:r>
        <w:t>McGlynn</w:t>
      </w:r>
      <w:proofErr w:type="spellEnd"/>
      <w:r>
        <w:t xml:space="preserve"> et al., 2012), level of aggression and dominance (Andersen, 1997; </w:t>
      </w:r>
      <w:proofErr w:type="spellStart"/>
      <w:r>
        <w:t>Cerdá</w:t>
      </w:r>
      <w:proofErr w:type="spellEnd"/>
      <w:r>
        <w:t xml:space="preserve"> et al., 2013), and number of queens (</w:t>
      </w:r>
      <w:proofErr w:type="spellStart"/>
      <w:r>
        <w:t>Hölldobler</w:t>
      </w:r>
      <w:proofErr w:type="spellEnd"/>
      <w:r>
        <w:t xml:space="preserve"> and Wilson, 1977) among many other traits. Given this tremendous range of biological characteristics in addition to the hugely disparate number of species among </w:t>
      </w:r>
      <w:proofErr w:type="spellStart"/>
      <w:r>
        <w:t>subtaxa</w:t>
      </w:r>
      <w:proofErr w:type="spellEnd"/>
      <w:r>
        <w:t xml:space="preserve">, it seems reasonable to expect that factors shaping the distribution of ant species vary among subfamilies or genera. In such a diverse and numerically heterogeneous taxon as ants, patterns of species richness and compositional change may be driven primarily by the most </w:t>
      </w:r>
      <w:proofErr w:type="spellStart"/>
      <w:r>
        <w:t>speciose</w:t>
      </w:r>
      <w:proofErr w:type="spellEnd"/>
      <w:r>
        <w:t xml:space="preserve"> subfamily or genus rather than reflecting the combined tendencies of each </w:t>
      </w:r>
      <w:proofErr w:type="spellStart"/>
      <w:r>
        <w:t>subtaxon</w:t>
      </w:r>
      <w:proofErr w:type="spellEnd"/>
      <w:r>
        <w:t>.</w:t>
      </w:r>
    </w:p>
    <w:p w14:paraId="3319B117" w14:textId="77777777" w:rsidR="00E91371" w:rsidRDefault="00BC308D" w:rsidP="00FF369E">
      <w:pPr>
        <w:spacing w:line="480" w:lineRule="auto"/>
      </w:pPr>
      <w:r>
        <w:t xml:space="preserve">Understanding the distribution of biodiversity necessitates a comprehensive, global perspective. Here, I review the work to date on ant communities across elevations, investigating patterns and evaluating latitudinal trends at the species, genus, and subfamily level. Using well-sampled </w:t>
      </w:r>
      <w:proofErr w:type="spellStart"/>
      <w:r>
        <w:t>elevational</w:t>
      </w:r>
      <w:proofErr w:type="spellEnd"/>
      <w:r>
        <w:t xml:space="preserve"> datasets, I sequentially explore the variation in </w:t>
      </w:r>
      <w:proofErr w:type="spellStart"/>
      <w:r>
        <w:t>elevational</w:t>
      </w:r>
      <w:proofErr w:type="spellEnd"/>
      <w:r>
        <w:t xml:space="preserve"> range size among and along gradients, the variation in the ant </w:t>
      </w:r>
      <w:proofErr w:type="gramStart"/>
      <w:r>
        <w:t>community</w:t>
      </w:r>
      <w:proofErr w:type="gramEnd"/>
      <w:r>
        <w:t xml:space="preserve"> composition across elevations, the </w:t>
      </w:r>
      <w:proofErr w:type="spellStart"/>
      <w:r>
        <w:t>elevational</w:t>
      </w:r>
      <w:proofErr w:type="spellEnd"/>
      <w:r>
        <w:t xml:space="preserve"> patterns of species richness, and the congruency of the most </w:t>
      </w:r>
      <w:proofErr w:type="spellStart"/>
      <w:r>
        <w:t>speciose</w:t>
      </w:r>
      <w:proofErr w:type="spellEnd"/>
      <w:r>
        <w:t xml:space="preserve"> </w:t>
      </w:r>
      <w:proofErr w:type="spellStart"/>
      <w:r>
        <w:t>subtaxon</w:t>
      </w:r>
      <w:proofErr w:type="spellEnd"/>
      <w:r>
        <w:t xml:space="preserve"> in each dataset with the remaining </w:t>
      </w:r>
      <w:proofErr w:type="spellStart"/>
      <w:r>
        <w:t>subtaxa</w:t>
      </w:r>
      <w:proofErr w:type="spellEnd"/>
      <w:r>
        <w:t>.</w:t>
      </w:r>
    </w:p>
    <w:p w14:paraId="7BAB8483" w14:textId="77777777" w:rsidR="00E91371" w:rsidRDefault="00BC308D" w:rsidP="00FF369E">
      <w:pPr>
        <w:pStyle w:val="Heading1"/>
        <w:spacing w:line="480" w:lineRule="auto"/>
      </w:pPr>
      <w:bookmarkStart w:id="5" w:name="datasets"/>
      <w:bookmarkEnd w:id="5"/>
      <w:r>
        <w:lastRenderedPageBreak/>
        <w:t>Datasets</w:t>
      </w:r>
    </w:p>
    <w:p w14:paraId="7E078887" w14:textId="77777777" w:rsidR="00E91371" w:rsidRDefault="00BC308D" w:rsidP="00FF369E">
      <w:pPr>
        <w:spacing w:line="480" w:lineRule="auto"/>
      </w:pPr>
      <w:r>
        <w:t xml:space="preserve">To identify ant </w:t>
      </w:r>
      <w:proofErr w:type="spellStart"/>
      <w:r>
        <w:t>elevational</w:t>
      </w:r>
      <w:proofErr w:type="spellEnd"/>
      <w:r>
        <w:t xml:space="preserve"> distribution datasets at local spatial scales, I performed a literature search with Web of Knowledge and Google Scholar, using combinations of the keywords 'ant', 'elevation*', '</w:t>
      </w:r>
      <w:proofErr w:type="spellStart"/>
      <w:r>
        <w:t>altitud</w:t>
      </w:r>
      <w:proofErr w:type="spellEnd"/>
      <w:r>
        <w:t xml:space="preserve">*', 'gradient', 'diversity', and 'insect'. This search primarily returned studies along </w:t>
      </w:r>
      <w:commentRangeStart w:id="6"/>
      <w:r>
        <w:t xml:space="preserve">discrete </w:t>
      </w:r>
      <w:proofErr w:type="spellStart"/>
      <w:r>
        <w:t>elevational</w:t>
      </w:r>
      <w:proofErr w:type="spellEnd"/>
      <w:r>
        <w:t xml:space="preserve"> transects with sampling sites interspersed along the gradient</w:t>
      </w:r>
      <w:commentRangeEnd w:id="6"/>
      <w:r w:rsidR="006D12EC">
        <w:rPr>
          <w:rStyle w:val="CommentReference"/>
        </w:rPr>
        <w:commentReference w:id="6"/>
      </w:r>
      <w:r>
        <w:t xml:space="preserve">. To identify ant </w:t>
      </w:r>
      <w:proofErr w:type="spellStart"/>
      <w:r>
        <w:t>elevational</w:t>
      </w:r>
      <w:proofErr w:type="spellEnd"/>
      <w:r>
        <w:t xml:space="preserve"> distribution datasets at regional spatial scales, I searched for publications with 'ants of' in the title. This search returned guides to the ant fauna of particular geopolitical regions. Such guides typically compile museum records and many years of collections across the region, detailing the recorded occurrences of each ant species. </w:t>
      </w:r>
      <w:commentRangeStart w:id="7"/>
      <w:proofErr w:type="spellStart"/>
      <w:r>
        <w:t>Elevational</w:t>
      </w:r>
      <w:proofErr w:type="spellEnd"/>
      <w:r>
        <w:t xml:space="preserve"> ranges were interpolated. That is, each species was assumed present between its lowest and highest recorded occurrence within a dataset.</w:t>
      </w:r>
      <w:commentRangeEnd w:id="7"/>
      <w:r w:rsidR="006D12EC">
        <w:rPr>
          <w:rStyle w:val="CommentReference"/>
        </w:rPr>
        <w:commentReference w:id="7"/>
      </w:r>
    </w:p>
    <w:p w14:paraId="020D9576" w14:textId="77777777" w:rsidR="00E91371" w:rsidRDefault="00BC308D" w:rsidP="00FF369E">
      <w:pPr>
        <w:spacing w:line="480" w:lineRule="auto"/>
      </w:pPr>
      <w:r>
        <w:t xml:space="preserve">To restrict the analysis to robust, well-sampled datasets, I required that a dataset provide ant </w:t>
      </w:r>
      <w:proofErr w:type="spellStart"/>
      <w:r>
        <w:t>elevational</w:t>
      </w:r>
      <w:proofErr w:type="spellEnd"/>
      <w:r>
        <w:t xml:space="preserve"> data within a mountainous region or along a gradient and meet five </w:t>
      </w:r>
      <w:r>
        <w:rPr>
          <w:i/>
        </w:rPr>
        <w:t>a priori</w:t>
      </w:r>
      <w:r>
        <w:t xml:space="preserve"> criteria: (1) sufficient, even sampling effort with standardized methods across the gradient; (2) sampling of at least 70% of the gradient; (3) sampling within the lowest 400m of the gradient; (4) no </w:t>
      </w:r>
      <w:proofErr w:type="spellStart"/>
      <w:r>
        <w:t>elevational</w:t>
      </w:r>
      <w:proofErr w:type="spellEnd"/>
      <w:r>
        <w:t xml:space="preserve"> sampling gaps greater than 500m; and (5) relatively little anthropogenic disturbance. These criteria, adapted from previous studies (McCain, 2009a, 2010), are required to ensure the accurate description of the naturally occurring pattern (McCoy, 2002; McCain, 2005; </w:t>
      </w:r>
      <w:proofErr w:type="spellStart"/>
      <w:r>
        <w:t>Rahbek</w:t>
      </w:r>
      <w:proofErr w:type="spellEnd"/>
      <w:r>
        <w:t xml:space="preserve">, 2005; </w:t>
      </w:r>
      <w:proofErr w:type="spellStart"/>
      <w:r>
        <w:t>Nogués</w:t>
      </w:r>
      <w:proofErr w:type="spellEnd"/>
      <w:r>
        <w:t xml:space="preserve">-Bravo et al., 2008). The common richness patterns, however, differ primarily across the lower portion of the </w:t>
      </w:r>
      <w:proofErr w:type="spellStart"/>
      <w:r>
        <w:t>elevational</w:t>
      </w:r>
      <w:proofErr w:type="spellEnd"/>
      <w:r>
        <w:t xml:space="preserve"> gradient (</w:t>
      </w:r>
      <w:proofErr w:type="spellStart"/>
      <w:r>
        <w:t>Nogués</w:t>
      </w:r>
      <w:proofErr w:type="spellEnd"/>
      <w:r>
        <w:t xml:space="preserve">-Bravo et al., 2008). Consequently, violations of the </w:t>
      </w:r>
      <w:r>
        <w:lastRenderedPageBreak/>
        <w:t xml:space="preserve">second criterion were allowed when the majority of the </w:t>
      </w:r>
      <w:proofErr w:type="spellStart"/>
      <w:r>
        <w:t>unsampled</w:t>
      </w:r>
      <w:proofErr w:type="spellEnd"/>
      <w:r>
        <w:t xml:space="preserve"> region was at high elevations where declining richness had been demonstrated.</w:t>
      </w:r>
    </w:p>
    <w:p w14:paraId="5E2B916E" w14:textId="77777777" w:rsidR="00E91371" w:rsidRDefault="00BC308D" w:rsidP="00FF369E">
      <w:pPr>
        <w:spacing w:line="480" w:lineRule="auto"/>
      </w:pPr>
      <w:r>
        <w:t xml:space="preserve">A total of 68 candidate datasets were identified (Appendix). A number of publications used non-independent datasets or sampled geographically disparate sites, leaving 47 independent datasets that detailed ant distributions or richness within a single region or along a gradient. There were 20 that met all five </w:t>
      </w:r>
      <w:r>
        <w:rPr>
          <w:i/>
        </w:rPr>
        <w:t>a priori</w:t>
      </w:r>
      <w:r>
        <w:t xml:space="preserve"> sampling criteria, with 16 of those providing species-level </w:t>
      </w:r>
      <w:proofErr w:type="spellStart"/>
      <w:r>
        <w:t>elevational</w:t>
      </w:r>
      <w:proofErr w:type="spellEnd"/>
      <w:r>
        <w:t xml:space="preserve"> range data. Thus, the majority of published studies describing ant richness across elevations did not employ sampling regimes sufficient to confidently capture the underlying richness pattern. Nevertheless, the </w:t>
      </w:r>
      <w:commentRangeStart w:id="8"/>
      <w:r>
        <w:t xml:space="preserve">robust datasets </w:t>
      </w:r>
      <w:commentRangeEnd w:id="8"/>
      <w:r w:rsidR="005612A9">
        <w:rPr>
          <w:rStyle w:val="CommentReference"/>
        </w:rPr>
        <w:commentReference w:id="8"/>
      </w:r>
      <w:r>
        <w:t>included local and regional scales, tropical and temperate zones, mainland and island gradients, and wet and arid climates (Appendix).</w:t>
      </w:r>
    </w:p>
    <w:p w14:paraId="48770054" w14:textId="77777777" w:rsidR="00E91371" w:rsidRDefault="00BC308D" w:rsidP="00FF369E">
      <w:pPr>
        <w:spacing w:line="480" w:lineRule="auto"/>
      </w:pPr>
      <w:r>
        <w:t xml:space="preserve">Using definitions from the literature (McCain, 2009a, 2010), I classified the ant </w:t>
      </w:r>
      <w:proofErr w:type="spellStart"/>
      <w:r>
        <w:t>elevational</w:t>
      </w:r>
      <w:proofErr w:type="spellEnd"/>
      <w:r>
        <w:t xml:space="preserve"> richness pattern along each gradient into one of six categories: (1) decreasing, where richness is highest at the mountain base, declining steadily with increasing elevation; (2) low plateau, where richness is consistently high across at least the lowest 300m before declining; (3) mid-peak, where richness peaks &gt;300m from the mountain base and with &gt;25% greater richness than at the base; (4) low plateau with a mid-peak, where richness peaks &gt; 300m from the base, but is also high across the lowest 300m; (5) increasing, where richness increases with elevation; and (6) no pattern, where richness did not show a consistent pattern across </w:t>
      </w:r>
      <w:commentRangeStart w:id="9"/>
      <w:r>
        <w:t>elevations</w:t>
      </w:r>
      <w:commentRangeEnd w:id="9"/>
      <w:r w:rsidR="005612A9">
        <w:rPr>
          <w:rStyle w:val="CommentReference"/>
        </w:rPr>
        <w:commentReference w:id="9"/>
      </w:r>
      <w:r>
        <w:t>.</w:t>
      </w:r>
    </w:p>
    <w:p w14:paraId="18547F6B" w14:textId="77777777" w:rsidR="00E91371" w:rsidRDefault="00BC308D" w:rsidP="00FF369E">
      <w:pPr>
        <w:pStyle w:val="Heading1"/>
        <w:spacing w:line="480" w:lineRule="auto"/>
      </w:pPr>
      <w:bookmarkStart w:id="10" w:name="elevational-range-size"/>
      <w:bookmarkEnd w:id="10"/>
      <w:proofErr w:type="spellStart"/>
      <w:r>
        <w:t>Elevational</w:t>
      </w:r>
      <w:proofErr w:type="spellEnd"/>
      <w:r>
        <w:t xml:space="preserve"> range size</w:t>
      </w:r>
    </w:p>
    <w:p w14:paraId="7CA8EABC" w14:textId="2925979B" w:rsidR="00E91371" w:rsidRDefault="00BC308D" w:rsidP="00FF369E">
      <w:pPr>
        <w:spacing w:line="480" w:lineRule="auto"/>
      </w:pPr>
      <w:r>
        <w:t xml:space="preserve">Seasonal temperature variation is more dramatic in temperate locations than in tropical locations. Consequently, tropical organisms experience a narrower range of </w:t>
      </w:r>
      <w:r>
        <w:lastRenderedPageBreak/>
        <w:t xml:space="preserve">temperatures annually and are expected to have narrower thermal tolerances (Janzen, 1967). On mountains, this results in smaller predicted </w:t>
      </w:r>
      <w:proofErr w:type="spellStart"/>
      <w:r>
        <w:t>elevational</w:t>
      </w:r>
      <w:proofErr w:type="spellEnd"/>
      <w:r>
        <w:t xml:space="preserve"> ranges in tropical species (Janzen, 1967; </w:t>
      </w:r>
      <w:proofErr w:type="spellStart"/>
      <w:r>
        <w:t>Ghalambor</w:t>
      </w:r>
      <w:proofErr w:type="spellEnd"/>
      <w:r>
        <w:t xml:space="preserve"> et al., 2006; McCain, 2009b). Latitudinal trends in thermal tolerances and </w:t>
      </w:r>
      <w:proofErr w:type="spellStart"/>
      <w:r>
        <w:t>elevational</w:t>
      </w:r>
      <w:proofErr w:type="spellEnd"/>
      <w:r>
        <w:t xml:space="preserve"> range sizes have been detected in both vertebrate and invertebrate taxa (McCain, 2009b; Sunday et al., 2011; Sheldon and Tewksbury, 2014; Sheldon et al., 2015). While ants have not been evaluated comprehensively, small </w:t>
      </w:r>
      <w:proofErr w:type="spellStart"/>
      <w:r>
        <w:t>elevational</w:t>
      </w:r>
      <w:proofErr w:type="spellEnd"/>
      <w:r>
        <w:t xml:space="preserve"> range sizes have been noted along several tropical mountains, with many species detected at only one </w:t>
      </w:r>
      <w:commentRangeStart w:id="11"/>
      <w:ins w:id="12" w:author="Helen McCreery" w:date="2015-05-08T10:47:00Z">
        <w:r w:rsidR="005612A9">
          <w:t xml:space="preserve">sampled </w:t>
        </w:r>
        <w:commentRangeEnd w:id="11"/>
        <w:r w:rsidR="005612A9">
          <w:rPr>
            <w:rStyle w:val="CommentReference"/>
          </w:rPr>
          <w:commentReference w:id="11"/>
        </w:r>
      </w:ins>
      <w:r>
        <w:t xml:space="preserve">elevation (Olson, 1994; Samson et al., 1997; Fisher, 1998; </w:t>
      </w:r>
      <w:proofErr w:type="spellStart"/>
      <w:r>
        <w:t>Brühl</w:t>
      </w:r>
      <w:proofErr w:type="spellEnd"/>
      <w:r>
        <w:t xml:space="preserve"> et al., 1999; </w:t>
      </w:r>
      <w:proofErr w:type="spellStart"/>
      <w:r>
        <w:t>Longino</w:t>
      </w:r>
      <w:proofErr w:type="spellEnd"/>
      <w:r>
        <w:t xml:space="preserve"> and Colwell, 2011).</w:t>
      </w:r>
    </w:p>
    <w:p w14:paraId="77421758" w14:textId="77777777" w:rsidR="00E91371" w:rsidRDefault="00BC308D" w:rsidP="00FF369E">
      <w:pPr>
        <w:spacing w:line="480" w:lineRule="auto"/>
      </w:pPr>
      <w:commentRangeStart w:id="14"/>
      <w:r>
        <w:t xml:space="preserve">Because </w:t>
      </w:r>
      <w:commentRangeEnd w:id="14"/>
      <w:r w:rsidR="005612A9">
        <w:rPr>
          <w:rStyle w:val="CommentReference"/>
        </w:rPr>
        <w:commentReference w:id="14"/>
      </w:r>
      <w:r>
        <w:t xml:space="preserve">the largest possible </w:t>
      </w:r>
      <w:proofErr w:type="spellStart"/>
      <w:r>
        <w:t>elevational</w:t>
      </w:r>
      <w:proofErr w:type="spellEnd"/>
      <w:r>
        <w:t xml:space="preserve"> range size is the entire gradient, comparisons among gradients may be sensitive to gradient height (McCain, 2009b). To minimize the influence of disparate gradient heights, I </w:t>
      </w:r>
      <w:proofErr w:type="spellStart"/>
      <w:r>
        <w:t>analysed</w:t>
      </w:r>
      <w:proofErr w:type="spellEnd"/>
      <w:r>
        <w:t xml:space="preserve"> truncated gradients (McCain, 2009b) in addition to complete gradients (</w:t>
      </w:r>
      <w:r>
        <w:rPr>
          <w:i/>
        </w:rPr>
        <w:t>n</w:t>
      </w:r>
      <w:r>
        <w:t xml:space="preserve">=16). For each of three truncation heights (1600m: </w:t>
      </w:r>
      <w:r>
        <w:rPr>
          <w:i/>
        </w:rPr>
        <w:t>n</w:t>
      </w:r>
      <w:r>
        <w:t xml:space="preserve">=13; 1800m: </w:t>
      </w:r>
      <w:r>
        <w:rPr>
          <w:i/>
        </w:rPr>
        <w:t>n</w:t>
      </w:r>
      <w:r>
        <w:t xml:space="preserve">=12; 2000m: </w:t>
      </w:r>
      <w:r>
        <w:rPr>
          <w:i/>
        </w:rPr>
        <w:t>n</w:t>
      </w:r>
      <w:r>
        <w:t xml:space="preserve">=10), I excluded gradients shorter than the threshold. The remaining datasets were truncated at the threshold such that only the lowest 1600m, 1800m, or 2000m were included. </w:t>
      </w:r>
      <w:commentRangeStart w:id="15"/>
      <w:r>
        <w:t xml:space="preserve">Mean </w:t>
      </w:r>
      <w:proofErr w:type="spellStart"/>
      <w:r>
        <w:t>elevational</w:t>
      </w:r>
      <w:proofErr w:type="spellEnd"/>
      <w:r>
        <w:t xml:space="preserve"> ranges </w:t>
      </w:r>
      <w:commentRangeEnd w:id="15"/>
      <w:r w:rsidR="003F27FA">
        <w:rPr>
          <w:rStyle w:val="CommentReference"/>
        </w:rPr>
        <w:commentReference w:id="15"/>
      </w:r>
      <w:r>
        <w:t>were then calculated for each truncated gradient.</w:t>
      </w:r>
    </w:p>
    <w:p w14:paraId="3D867E49" w14:textId="5C5F81E0" w:rsidR="00E91371" w:rsidRDefault="00BC308D" w:rsidP="00FF369E">
      <w:pPr>
        <w:spacing w:line="480" w:lineRule="auto"/>
      </w:pPr>
      <w:r>
        <w:t xml:space="preserve">Mean </w:t>
      </w:r>
      <w:proofErr w:type="spellStart"/>
      <w:r>
        <w:t>elevational</w:t>
      </w:r>
      <w:proofErr w:type="spellEnd"/>
      <w:r>
        <w:t xml:space="preserve"> range significantly increases with </w:t>
      </w:r>
      <w:commentRangeStart w:id="16"/>
      <w:r>
        <w:t xml:space="preserve">latitude </w:t>
      </w:r>
      <w:commentRangeEnd w:id="16"/>
      <w:r w:rsidR="003F27FA">
        <w:rPr>
          <w:rStyle w:val="CommentReference"/>
        </w:rPr>
        <w:commentReference w:id="16"/>
      </w:r>
      <w:commentRangeStart w:id="17"/>
      <w:r>
        <w:t xml:space="preserve">in all four sets of gradients </w:t>
      </w:r>
      <w:commentRangeEnd w:id="17"/>
      <w:r w:rsidR="003F27FA">
        <w:rPr>
          <w:rStyle w:val="CommentReference"/>
        </w:rPr>
        <w:commentReference w:id="17"/>
      </w:r>
      <w:r>
        <w:t xml:space="preserve">(Fig. 1; all: </w:t>
      </w:r>
      <w:r>
        <w:rPr>
          <w:i/>
        </w:rPr>
        <w:t>n</w:t>
      </w:r>
      <w:r>
        <w:t xml:space="preserve">=16, </w:t>
      </w:r>
      <w:r>
        <w:rPr>
          <w:i/>
        </w:rPr>
        <w:t>P</w:t>
      </w:r>
      <w:r>
        <w:t xml:space="preserve">=0.009, </w:t>
      </w:r>
      <w:r>
        <w:rPr>
          <w:i/>
        </w:rPr>
        <w:t>R</w:t>
      </w:r>
      <w:r>
        <w:rPr>
          <w:i/>
          <w:vertAlign w:val="superscript"/>
        </w:rPr>
        <w:t>2</w:t>
      </w:r>
      <w:r>
        <w:t xml:space="preserve">=0.353; 1600m subset: </w:t>
      </w:r>
      <w:r>
        <w:rPr>
          <w:i/>
        </w:rPr>
        <w:t>n</w:t>
      </w:r>
      <w:r>
        <w:t xml:space="preserve">=13, </w:t>
      </w:r>
      <w:r>
        <w:rPr>
          <w:i/>
        </w:rPr>
        <w:t>P</w:t>
      </w:r>
      <w:r>
        <w:t xml:space="preserve">=0.021, </w:t>
      </w:r>
      <w:r>
        <w:rPr>
          <w:i/>
        </w:rPr>
        <w:t>R</w:t>
      </w:r>
      <w:r>
        <w:rPr>
          <w:i/>
          <w:vertAlign w:val="superscript"/>
        </w:rPr>
        <w:t>2</w:t>
      </w:r>
      <w:r>
        <w:t xml:space="preserve">=0.344; 1800m subset: </w:t>
      </w:r>
      <w:r>
        <w:rPr>
          <w:i/>
        </w:rPr>
        <w:t>n</w:t>
      </w:r>
      <w:r>
        <w:t xml:space="preserve">=12, </w:t>
      </w:r>
      <w:r>
        <w:rPr>
          <w:i/>
        </w:rPr>
        <w:t>P</w:t>
      </w:r>
      <w:r>
        <w:t xml:space="preserve">=0.012, </w:t>
      </w:r>
      <w:r>
        <w:rPr>
          <w:i/>
        </w:rPr>
        <w:t>R</w:t>
      </w:r>
      <w:r>
        <w:rPr>
          <w:i/>
          <w:vertAlign w:val="superscript"/>
        </w:rPr>
        <w:t>2</w:t>
      </w:r>
      <w:r>
        <w:t xml:space="preserve">=0.437; 2000m subset: </w:t>
      </w:r>
      <w:r>
        <w:rPr>
          <w:i/>
        </w:rPr>
        <w:t>n</w:t>
      </w:r>
      <w:r>
        <w:t xml:space="preserve">=10, </w:t>
      </w:r>
      <w:r>
        <w:rPr>
          <w:i/>
        </w:rPr>
        <w:t>P</w:t>
      </w:r>
      <w:r>
        <w:t xml:space="preserve">=0.033, </w:t>
      </w:r>
      <w:r>
        <w:rPr>
          <w:i/>
        </w:rPr>
        <w:t>R</w:t>
      </w:r>
      <w:r>
        <w:rPr>
          <w:i/>
          <w:vertAlign w:val="superscript"/>
        </w:rPr>
        <w:t>2</w:t>
      </w:r>
      <w:r>
        <w:t xml:space="preserve">=0.384). Ant species </w:t>
      </w:r>
      <w:proofErr w:type="spellStart"/>
      <w:r>
        <w:t>elevational</w:t>
      </w:r>
      <w:proofErr w:type="spellEnd"/>
      <w:r>
        <w:t xml:space="preserve"> ranges do, therefore, appear to be </w:t>
      </w:r>
      <w:commentRangeStart w:id="18"/>
      <w:r>
        <w:t xml:space="preserve">larger </w:t>
      </w:r>
      <w:commentRangeEnd w:id="18"/>
      <w:r w:rsidR="003F27FA">
        <w:rPr>
          <w:rStyle w:val="CommentReference"/>
        </w:rPr>
        <w:commentReference w:id="18"/>
      </w:r>
      <w:r>
        <w:t xml:space="preserve">in the tropics, consistent with other taxa (McCain, 2009b; Sheldon and Tewksbury, 2014; Sheldon et al., 2015) and with the seasonality hypothesis (Janzen, 1967). However, this latitudinal trend in </w:t>
      </w:r>
      <w:commentRangeStart w:id="19"/>
      <w:proofErr w:type="spellStart"/>
      <w:r>
        <w:lastRenderedPageBreak/>
        <w:t>elevational</w:t>
      </w:r>
      <w:commentRangeEnd w:id="19"/>
      <w:proofErr w:type="spellEnd"/>
      <w:r w:rsidR="003F27FA">
        <w:rPr>
          <w:rStyle w:val="CommentReference"/>
        </w:rPr>
        <w:commentReference w:id="19"/>
      </w:r>
      <w:r>
        <w:t xml:space="preserve"> range size does not hold at larger taxonomic scales</w:t>
      </w:r>
      <w:ins w:id="20" w:author="Helen McCreery" w:date="2015-05-08T11:04:00Z">
        <w:r w:rsidR="00632423">
          <w:t xml:space="preserve"> </w:t>
        </w:r>
        <w:commentRangeStart w:id="21"/>
        <w:r w:rsidR="00632423">
          <w:t>in ants</w:t>
        </w:r>
        <w:commentRangeEnd w:id="21"/>
        <w:r w:rsidR="00632423">
          <w:rPr>
            <w:rStyle w:val="CommentReference"/>
          </w:rPr>
          <w:commentReference w:id="21"/>
        </w:r>
      </w:ins>
      <w:r>
        <w:t xml:space="preserve">. Neither the mean genus </w:t>
      </w:r>
      <w:proofErr w:type="spellStart"/>
      <w:r>
        <w:t>elevational</w:t>
      </w:r>
      <w:proofErr w:type="spellEnd"/>
      <w:r>
        <w:t xml:space="preserve"> range size nor the mean subfamily </w:t>
      </w:r>
      <w:proofErr w:type="spellStart"/>
      <w:r>
        <w:t>elevational</w:t>
      </w:r>
      <w:proofErr w:type="spellEnd"/>
      <w:r>
        <w:t xml:space="preserve"> range size changes across latitudes (genus: </w:t>
      </w:r>
      <w:r>
        <w:rPr>
          <w:i/>
        </w:rPr>
        <w:t>n</w:t>
      </w:r>
      <w:r>
        <w:t xml:space="preserve">=16, </w:t>
      </w:r>
      <w:r>
        <w:rPr>
          <w:i/>
        </w:rPr>
        <w:t>P</w:t>
      </w:r>
      <w:r>
        <w:t xml:space="preserve">=0.22; subfamily: </w:t>
      </w:r>
      <w:r>
        <w:rPr>
          <w:i/>
        </w:rPr>
        <w:t>n</w:t>
      </w:r>
      <w:r>
        <w:t xml:space="preserve">=16; </w:t>
      </w:r>
      <w:r>
        <w:rPr>
          <w:i/>
        </w:rPr>
        <w:t>P</w:t>
      </w:r>
      <w:r>
        <w:t>=0.40). This suggests that, while individual species may be constrained by thermal tolerance, the variability in thermal tolerance among species within each genus is great enough to encompass the increased annual variation at high latitudes.</w:t>
      </w:r>
    </w:p>
    <w:p w14:paraId="6BA77EF9" w14:textId="4C73274E" w:rsidR="00E91371" w:rsidRDefault="006D12EC" w:rsidP="00FF369E">
      <w:pPr>
        <w:spacing w:line="480" w:lineRule="auto"/>
      </w:pPr>
      <w:bookmarkStart w:id="23" w:name="range-size-and-ant-communities-across-el"/>
      <w:bookmarkEnd w:id="23"/>
      <w:r>
        <w:rPr>
          <w:noProof/>
        </w:rPr>
        <w:pict w14:anchorId="0B3DC9F9">
          <v:shapetype id="_x0000_t202" coordsize="21600,21600" o:spt="202" path="m0,0l0,21600,21600,21600,21600,0xe">
            <v:stroke joinstyle="miter"/>
            <v:path gradientshapeok="t" o:connecttype="rect"/>
          </v:shapetype>
          <v:shape id="_x0000_s1028" type="#_x0000_t202" style="position:absolute;left:0;text-align:left;margin-left:0;margin-top:-21.6pt;width:6in;height:90pt;z-index:251659264;mso-wrap-edited:f" wrapcoords="0 0 21600 0 21600 21600 0 21600 0 0" filled="f" stroked="f">
            <v:fill o:detectmouseclick="t"/>
            <v:textbox inset=",7.2pt,,7.2pt">
              <w:txbxContent>
                <w:p w14:paraId="0E807F1C" w14:textId="77777777" w:rsidR="00D4054E" w:rsidRPr="002A502F" w:rsidRDefault="00D4054E" w:rsidP="002A502F">
                  <w:pPr>
                    <w:ind w:firstLine="0"/>
                    <w:rPr>
                      <w:sz w:val="20"/>
                      <w:szCs w:val="20"/>
                    </w:rPr>
                  </w:pPr>
                  <w:r w:rsidRPr="002A502F">
                    <w:rPr>
                      <w:b/>
                      <w:sz w:val="20"/>
                      <w:szCs w:val="20"/>
                    </w:rPr>
                    <w:t>Fig. 1</w:t>
                  </w:r>
                  <w:r w:rsidRPr="002A502F">
                    <w:rPr>
                      <w:sz w:val="20"/>
                      <w:szCs w:val="20"/>
                    </w:rPr>
                    <w:t xml:space="preserve"> Ant species </w:t>
                  </w:r>
                  <w:proofErr w:type="spellStart"/>
                  <w:r w:rsidRPr="002A502F">
                    <w:rPr>
                      <w:sz w:val="20"/>
                      <w:szCs w:val="20"/>
                    </w:rPr>
                    <w:t>elevational</w:t>
                  </w:r>
                  <w:proofErr w:type="spellEnd"/>
                  <w:r w:rsidRPr="002A502F">
                    <w:rPr>
                      <w:sz w:val="20"/>
                      <w:szCs w:val="20"/>
                    </w:rPr>
                    <w:t xml:space="preserve"> range sizes increase with latitude. (a) Both the mean (solid; ± 1 standard error) and median (open) </w:t>
                  </w:r>
                  <w:proofErr w:type="spellStart"/>
                  <w:r w:rsidRPr="002A502F">
                    <w:rPr>
                      <w:sz w:val="20"/>
                      <w:szCs w:val="20"/>
                    </w:rPr>
                    <w:t>elevational</w:t>
                  </w:r>
                  <w:proofErr w:type="spellEnd"/>
                  <w:r w:rsidRPr="002A502F">
                    <w:rPr>
                      <w:sz w:val="20"/>
                      <w:szCs w:val="20"/>
                    </w:rPr>
                    <w:t xml:space="preserve"> range size increases with distance from the equator (mean: </w:t>
                  </w:r>
                  <w:r w:rsidRPr="002A502F">
                    <w:rPr>
                      <w:i/>
                      <w:sz w:val="20"/>
                      <w:szCs w:val="20"/>
                    </w:rPr>
                    <w:t>n</w:t>
                  </w:r>
                  <w:r w:rsidRPr="002A502F">
                    <w:rPr>
                      <w:sz w:val="20"/>
                      <w:szCs w:val="20"/>
                    </w:rPr>
                    <w:t xml:space="preserve">=16, </w:t>
                  </w:r>
                  <w:r w:rsidRPr="002A502F">
                    <w:rPr>
                      <w:i/>
                      <w:sz w:val="20"/>
                      <w:szCs w:val="20"/>
                    </w:rPr>
                    <w:t>P</w:t>
                  </w:r>
                  <w:r w:rsidRPr="002A502F">
                    <w:rPr>
                      <w:sz w:val="20"/>
                      <w:szCs w:val="20"/>
                    </w:rPr>
                    <w:t xml:space="preserve">=0.009, </w:t>
                  </w:r>
                  <w:r w:rsidRPr="002A502F">
                    <w:rPr>
                      <w:i/>
                      <w:sz w:val="20"/>
                      <w:szCs w:val="20"/>
                    </w:rPr>
                    <w:t>R</w:t>
                  </w:r>
                  <w:r w:rsidRPr="002A502F">
                    <w:rPr>
                      <w:i/>
                      <w:sz w:val="20"/>
                      <w:szCs w:val="20"/>
                      <w:vertAlign w:val="superscript"/>
                    </w:rPr>
                    <w:t>2</w:t>
                  </w:r>
                  <w:r w:rsidRPr="002A502F">
                    <w:rPr>
                      <w:sz w:val="20"/>
                      <w:szCs w:val="20"/>
                    </w:rPr>
                    <w:t xml:space="preserve">=0.353; median: </w:t>
                  </w:r>
                  <w:r w:rsidRPr="002A502F">
                    <w:rPr>
                      <w:i/>
                      <w:sz w:val="20"/>
                      <w:szCs w:val="20"/>
                    </w:rPr>
                    <w:t>n</w:t>
                  </w:r>
                  <w:r w:rsidRPr="002A502F">
                    <w:rPr>
                      <w:sz w:val="20"/>
                      <w:szCs w:val="20"/>
                    </w:rPr>
                    <w:t xml:space="preserve">=16, </w:t>
                  </w:r>
                  <w:r w:rsidRPr="002A502F">
                    <w:rPr>
                      <w:i/>
                      <w:sz w:val="20"/>
                      <w:szCs w:val="20"/>
                    </w:rPr>
                    <w:t>P</w:t>
                  </w:r>
                  <w:r w:rsidRPr="002A502F">
                    <w:rPr>
                      <w:sz w:val="20"/>
                      <w:szCs w:val="20"/>
                    </w:rPr>
                    <w:t xml:space="preserve">=0.04, </w:t>
                  </w:r>
                  <w:r w:rsidRPr="002A502F">
                    <w:rPr>
                      <w:i/>
                      <w:sz w:val="20"/>
                      <w:szCs w:val="20"/>
                    </w:rPr>
                    <w:t>R</w:t>
                  </w:r>
                  <w:r w:rsidRPr="002A502F">
                    <w:rPr>
                      <w:i/>
                      <w:sz w:val="20"/>
                      <w:szCs w:val="20"/>
                      <w:vertAlign w:val="superscript"/>
                    </w:rPr>
                    <w:t>2</w:t>
                  </w:r>
                  <w:r w:rsidRPr="002A502F">
                    <w:rPr>
                      <w:sz w:val="20"/>
                      <w:szCs w:val="20"/>
                    </w:rPr>
                    <w:t xml:space="preserve">=0.208). (b) This trend does not appear to be driven by the height of the mountain. The mean </w:t>
                  </w:r>
                  <w:proofErr w:type="spellStart"/>
                  <w:r w:rsidRPr="002A502F">
                    <w:rPr>
                      <w:sz w:val="20"/>
                      <w:szCs w:val="20"/>
                    </w:rPr>
                    <w:t>elevational</w:t>
                  </w:r>
                  <w:proofErr w:type="spellEnd"/>
                  <w:r w:rsidRPr="002A502F">
                    <w:rPr>
                      <w:sz w:val="20"/>
                      <w:szCs w:val="20"/>
                    </w:rPr>
                    <w:t xml:space="preserve"> range size increases with latitude with all three truncation heights (1600m subset: black, </w:t>
                  </w:r>
                  <w:r w:rsidRPr="002A502F">
                    <w:rPr>
                      <w:i/>
                      <w:sz w:val="20"/>
                      <w:szCs w:val="20"/>
                    </w:rPr>
                    <w:t>n</w:t>
                  </w:r>
                  <w:r w:rsidRPr="002A502F">
                    <w:rPr>
                      <w:sz w:val="20"/>
                      <w:szCs w:val="20"/>
                    </w:rPr>
                    <w:t xml:space="preserve">=13, </w:t>
                  </w:r>
                  <w:r w:rsidRPr="002A502F">
                    <w:rPr>
                      <w:i/>
                      <w:sz w:val="20"/>
                      <w:szCs w:val="20"/>
                    </w:rPr>
                    <w:t>P</w:t>
                  </w:r>
                  <w:r w:rsidRPr="002A502F">
                    <w:rPr>
                      <w:sz w:val="20"/>
                      <w:szCs w:val="20"/>
                    </w:rPr>
                    <w:t xml:space="preserve">=0.021, </w:t>
                  </w:r>
                  <w:r w:rsidRPr="002A502F">
                    <w:rPr>
                      <w:i/>
                      <w:sz w:val="20"/>
                      <w:szCs w:val="20"/>
                    </w:rPr>
                    <w:t>R</w:t>
                  </w:r>
                  <w:r w:rsidRPr="002A502F">
                    <w:rPr>
                      <w:i/>
                      <w:sz w:val="20"/>
                      <w:szCs w:val="20"/>
                      <w:vertAlign w:val="superscript"/>
                    </w:rPr>
                    <w:t>2</w:t>
                  </w:r>
                  <w:r w:rsidRPr="002A502F">
                    <w:rPr>
                      <w:sz w:val="20"/>
                      <w:szCs w:val="20"/>
                    </w:rPr>
                    <w:t xml:space="preserve">=0.344; 1800m subset: dark gray, </w:t>
                  </w:r>
                  <w:r w:rsidRPr="002A502F">
                    <w:rPr>
                      <w:i/>
                      <w:sz w:val="20"/>
                      <w:szCs w:val="20"/>
                    </w:rPr>
                    <w:t>n</w:t>
                  </w:r>
                  <w:r w:rsidRPr="002A502F">
                    <w:rPr>
                      <w:sz w:val="20"/>
                      <w:szCs w:val="20"/>
                    </w:rPr>
                    <w:t xml:space="preserve">=12, </w:t>
                  </w:r>
                  <w:r w:rsidRPr="002A502F">
                    <w:rPr>
                      <w:i/>
                      <w:sz w:val="20"/>
                      <w:szCs w:val="20"/>
                    </w:rPr>
                    <w:t>P</w:t>
                  </w:r>
                  <w:r w:rsidRPr="002A502F">
                    <w:rPr>
                      <w:sz w:val="20"/>
                      <w:szCs w:val="20"/>
                    </w:rPr>
                    <w:t xml:space="preserve">=0.012, </w:t>
                  </w:r>
                  <w:r w:rsidRPr="002A502F">
                    <w:rPr>
                      <w:i/>
                      <w:sz w:val="20"/>
                      <w:szCs w:val="20"/>
                    </w:rPr>
                    <w:t>R</w:t>
                  </w:r>
                  <w:r w:rsidRPr="002A502F">
                    <w:rPr>
                      <w:i/>
                      <w:sz w:val="20"/>
                      <w:szCs w:val="20"/>
                      <w:vertAlign w:val="superscript"/>
                    </w:rPr>
                    <w:t>2</w:t>
                  </w:r>
                  <w:r w:rsidRPr="002A502F">
                    <w:rPr>
                      <w:sz w:val="20"/>
                      <w:szCs w:val="20"/>
                    </w:rPr>
                    <w:t xml:space="preserve">=0.437; 2000m subset: light gray, </w:t>
                  </w:r>
                  <w:r w:rsidRPr="002A502F">
                    <w:rPr>
                      <w:i/>
                      <w:sz w:val="20"/>
                      <w:szCs w:val="20"/>
                    </w:rPr>
                    <w:t>n</w:t>
                  </w:r>
                  <w:r w:rsidRPr="002A502F">
                    <w:rPr>
                      <w:sz w:val="20"/>
                      <w:szCs w:val="20"/>
                    </w:rPr>
                    <w:t xml:space="preserve">=10, </w:t>
                  </w:r>
                  <w:r w:rsidRPr="002A502F">
                    <w:rPr>
                      <w:i/>
                      <w:sz w:val="20"/>
                      <w:szCs w:val="20"/>
                    </w:rPr>
                    <w:t>P</w:t>
                  </w:r>
                  <w:r w:rsidRPr="002A502F">
                    <w:rPr>
                      <w:sz w:val="20"/>
                      <w:szCs w:val="20"/>
                    </w:rPr>
                    <w:t xml:space="preserve">=0.033, </w:t>
                  </w:r>
                  <w:r w:rsidRPr="002A502F">
                    <w:rPr>
                      <w:i/>
                      <w:sz w:val="20"/>
                      <w:szCs w:val="20"/>
                    </w:rPr>
                    <w:t>R</w:t>
                  </w:r>
                  <w:r w:rsidRPr="002A502F">
                    <w:rPr>
                      <w:i/>
                      <w:sz w:val="20"/>
                      <w:szCs w:val="20"/>
                      <w:vertAlign w:val="superscript"/>
                    </w:rPr>
                    <w:t>2</w:t>
                  </w:r>
                  <w:r w:rsidRPr="002A502F">
                    <w:rPr>
                      <w:sz w:val="20"/>
                      <w:szCs w:val="20"/>
                    </w:rPr>
                    <w:t>=0.384).</w:t>
                  </w:r>
                </w:p>
                <w:p w14:paraId="5019A8CD" w14:textId="77777777" w:rsidR="00D4054E" w:rsidRDefault="00D4054E"/>
              </w:txbxContent>
            </v:textbox>
            <w10:wrap type="tight"/>
          </v:shape>
        </w:pict>
      </w:r>
      <w:r w:rsidR="002A502F">
        <w:rPr>
          <w:noProof/>
        </w:rPr>
        <w:drawing>
          <wp:anchor distT="0" distB="0" distL="114300" distR="114300" simplePos="0" relativeHeight="251658240" behindDoc="0" locked="0" layoutInCell="1" allowOverlap="1" wp14:anchorId="5A8D3A2B" wp14:editId="5CEF2A94">
            <wp:simplePos x="0" y="0"/>
            <wp:positionH relativeFrom="column">
              <wp:posOffset>0</wp:posOffset>
            </wp:positionH>
            <wp:positionV relativeFrom="paragraph">
              <wp:posOffset>-2103120</wp:posOffset>
            </wp:positionV>
            <wp:extent cx="5486400" cy="1828800"/>
            <wp:effectExtent l="0" t="0" r="0" b="0"/>
            <wp:wrapSquare wrapText="bothSides"/>
            <wp:docPr id="1" name="Picture"/>
            <wp:cNvGraphicFramePr/>
            <a:graphic xmlns:a="http://schemas.openxmlformats.org/drawingml/2006/main">
              <a:graphicData uri="http://schemas.openxmlformats.org/drawingml/2006/picture">
                <pic:pic xmlns:pic="http://schemas.openxmlformats.org/drawingml/2006/picture">
                  <pic:nvPicPr>
                    <pic:cNvPr id="0" name="Picture" descr="pubFigs/Fig1.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86400" cy="18288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C308D">
        <w:t xml:space="preserve">Because high elevations, like high latitudes, also experience increased climatic variability, the mean </w:t>
      </w:r>
      <w:proofErr w:type="spellStart"/>
      <w:r w:rsidR="00BC308D">
        <w:t>elevational</w:t>
      </w:r>
      <w:proofErr w:type="spellEnd"/>
      <w:r w:rsidR="00BC308D">
        <w:t xml:space="preserve"> range size may increase with elevation along each gradient (Stevens, 1992). To avoid the disproportionate influence and non-independence of large-ranged species, I estimated mean range size at each elevation using two methods (Rohde et al., 1993; Gaston et al., 1998; McCain and </w:t>
      </w:r>
      <w:proofErr w:type="spellStart"/>
      <w:r w:rsidR="00BC308D">
        <w:t>Bracy</w:t>
      </w:r>
      <w:proofErr w:type="spellEnd"/>
      <w:r w:rsidR="00BC308D">
        <w:t xml:space="preserve"> Knight, 2013). With midpoint method, the mean range size at each elevation is estimated as the average range size of all species whose midpoints occur at that elevation. With the quartile method, only species with ranges &lt; 1/4 of the gradient are used. Contrary to expectations, there is little evidence that the mean ant species range size increases along </w:t>
      </w:r>
      <w:proofErr w:type="spellStart"/>
      <w:r w:rsidR="00BC308D">
        <w:t>elevational</w:t>
      </w:r>
      <w:proofErr w:type="spellEnd"/>
      <w:r w:rsidR="00BC308D">
        <w:t xml:space="preserve"> gradients using </w:t>
      </w:r>
      <w:r w:rsidR="00BC308D">
        <w:lastRenderedPageBreak/>
        <w:t xml:space="preserve">either method (Midpoint: </w:t>
      </w:r>
      <w:commentRangeStart w:id="24"/>
      <w:r w:rsidR="00BC308D">
        <w:t xml:space="preserve">SLR </w:t>
      </w:r>
      <w:commentRangeEnd w:id="24"/>
      <w:r w:rsidR="00632423">
        <w:rPr>
          <w:rStyle w:val="CommentReference"/>
        </w:rPr>
        <w:commentReference w:id="24"/>
      </w:r>
      <w:r w:rsidR="00BC308D">
        <w:rPr>
          <w:i/>
        </w:rPr>
        <w:t>b</w:t>
      </w:r>
      <w:r w:rsidR="00BC308D">
        <w:t xml:space="preserve">&gt;0 with </w:t>
      </w:r>
      <w:r w:rsidR="00BC308D">
        <w:rPr>
          <w:i/>
        </w:rPr>
        <w:t>P</w:t>
      </w:r>
      <w:r w:rsidR="00BC308D">
        <w:t xml:space="preserve">&lt; 0.05 in </w:t>
      </w:r>
      <w:ins w:id="25" w:author="Helen McCreery" w:date="2015-05-08T11:07:00Z">
        <w:r w:rsidR="00632423">
          <w:t xml:space="preserve">only </w:t>
        </w:r>
      </w:ins>
      <w:r w:rsidR="00BC308D">
        <w:t xml:space="preserve">2/16 gradients, </w:t>
      </w:r>
      <w:r w:rsidR="00BC308D">
        <w:rPr>
          <w:i/>
        </w:rPr>
        <w:t>R</w:t>
      </w:r>
      <w:r w:rsidR="00BC308D">
        <w:rPr>
          <w:i/>
          <w:vertAlign w:val="superscript"/>
        </w:rPr>
        <w:t>2</w:t>
      </w:r>
      <w:r w:rsidR="00BC308D">
        <w:t xml:space="preserve"> mean: 0.15, median: 0.03; Quartile: SLR </w:t>
      </w:r>
      <w:r w:rsidR="00BC308D">
        <w:rPr>
          <w:i/>
        </w:rPr>
        <w:t>b</w:t>
      </w:r>
      <w:r w:rsidR="00BC308D">
        <w:t xml:space="preserve">&gt;0 with </w:t>
      </w:r>
      <w:r w:rsidR="00BC308D">
        <w:rPr>
          <w:i/>
        </w:rPr>
        <w:t>P</w:t>
      </w:r>
      <w:r w:rsidR="00BC308D">
        <w:t xml:space="preserve">&lt; 0.05 in 3/16 gradients, </w:t>
      </w:r>
      <w:r w:rsidR="00BC308D">
        <w:rPr>
          <w:i/>
        </w:rPr>
        <w:t>R</w:t>
      </w:r>
      <w:r w:rsidR="00BC308D">
        <w:rPr>
          <w:i/>
          <w:vertAlign w:val="superscript"/>
        </w:rPr>
        <w:t>2</w:t>
      </w:r>
      <w:r w:rsidR="00BC308D">
        <w:t xml:space="preserve"> mean: 0.20, median: 0.14).</w:t>
      </w:r>
    </w:p>
    <w:p w14:paraId="13BF091A" w14:textId="77777777" w:rsidR="00E91371" w:rsidRDefault="00BC308D" w:rsidP="00FF369E">
      <w:pPr>
        <w:spacing w:line="480" w:lineRule="auto"/>
      </w:pPr>
      <w:r>
        <w:t xml:space="preserve">Thus, though ant </w:t>
      </w:r>
      <w:proofErr w:type="spellStart"/>
      <w:r>
        <w:t>elevational</w:t>
      </w:r>
      <w:proofErr w:type="spellEnd"/>
      <w:r>
        <w:t xml:space="preserve"> range sizes do not show a consistent pattern along single </w:t>
      </w:r>
      <w:proofErr w:type="spellStart"/>
      <w:r>
        <w:t>elevational</w:t>
      </w:r>
      <w:proofErr w:type="spellEnd"/>
      <w:r>
        <w:t xml:space="preserve"> gradients, they do tend to increase with latitude. The thermal tolerances of tropical ant species may, in fact, be narrower than those of temperate species. Alternatively, smaller </w:t>
      </w:r>
      <w:proofErr w:type="spellStart"/>
      <w:r>
        <w:t>elevational</w:t>
      </w:r>
      <w:proofErr w:type="spellEnd"/>
      <w:r>
        <w:t xml:space="preserve"> ranges are also consistent with stronger interspecific competition in the tropics (</w:t>
      </w:r>
      <w:proofErr w:type="spellStart"/>
      <w:r>
        <w:t>Pianka</w:t>
      </w:r>
      <w:proofErr w:type="spellEnd"/>
      <w:r>
        <w:t xml:space="preserve">, 1966; </w:t>
      </w:r>
      <w:proofErr w:type="spellStart"/>
      <w:r>
        <w:t>Willig</w:t>
      </w:r>
      <w:proofErr w:type="spellEnd"/>
      <w:r>
        <w:t xml:space="preserve"> et al., 2003), though of course these hypotheses are not mutually exclusive. </w:t>
      </w:r>
      <w:commentRangeStart w:id="26"/>
      <w:r>
        <w:t xml:space="preserve">Regardless, the smaller </w:t>
      </w:r>
      <w:proofErr w:type="spellStart"/>
      <w:r>
        <w:t>elevational</w:t>
      </w:r>
      <w:proofErr w:type="spellEnd"/>
      <w:r>
        <w:t xml:space="preserve"> ranges in the tropics should lead </w:t>
      </w:r>
      <w:proofErr w:type="gramStart"/>
      <w:r>
        <w:t>to</w:t>
      </w:r>
      <w:proofErr w:type="gramEnd"/>
      <w:r>
        <w:t xml:space="preserve"> more pronounced changes in the ant community composition along tropical </w:t>
      </w:r>
      <w:proofErr w:type="spellStart"/>
      <w:r>
        <w:t>elevational</w:t>
      </w:r>
      <w:proofErr w:type="spellEnd"/>
      <w:r>
        <w:t xml:space="preserve"> gradients.</w:t>
      </w:r>
      <w:commentRangeEnd w:id="26"/>
      <w:r w:rsidR="00632423">
        <w:rPr>
          <w:rStyle w:val="CommentReference"/>
        </w:rPr>
        <w:commentReference w:id="26"/>
      </w:r>
    </w:p>
    <w:p w14:paraId="22CCDAA0" w14:textId="77777777" w:rsidR="00E91371" w:rsidRDefault="00BC308D" w:rsidP="00FF369E">
      <w:pPr>
        <w:pStyle w:val="Heading1"/>
        <w:spacing w:line="480" w:lineRule="auto"/>
      </w:pPr>
      <w:bookmarkStart w:id="27" w:name="species-composition-beta-diversity"/>
      <w:bookmarkEnd w:id="27"/>
      <w:r>
        <w:t>Species composition &amp; beta diversity</w:t>
      </w:r>
    </w:p>
    <w:p w14:paraId="27EBFE19" w14:textId="77777777" w:rsidR="00E91371" w:rsidRDefault="00BC308D" w:rsidP="00FF369E">
      <w:pPr>
        <w:spacing w:line="480" w:lineRule="auto"/>
      </w:pPr>
      <w:r>
        <w:t>Beta diversity was originally defined as the ratio of regional diversity (</w:t>
      </w:r>
      <m:oMath>
        <m:r>
          <m:rPr>
            <m:sty m:val="p"/>
          </m:rPr>
          <w:rPr>
            <w:rFonts w:ascii="Cambria Math" w:hAnsi="Cambria Math"/>
          </w:rPr>
          <m:t>γ</m:t>
        </m:r>
      </m:oMath>
      <w:r>
        <w:t>) to local diversity (</w:t>
      </w:r>
      <m:oMath>
        <m:r>
          <m:rPr>
            <m:sty m:val="p"/>
          </m:rPr>
          <w:rPr>
            <w:rFonts w:ascii="Cambria Math" w:hAnsi="Cambria Math"/>
          </w:rPr>
          <m:t>α</m:t>
        </m:r>
      </m:oMath>
      <w:r>
        <w:t xml:space="preserve">) where </w:t>
      </w:r>
      <m:oMath>
        <m:r>
          <m:rPr>
            <m:sty m:val="p"/>
          </m:rPr>
          <w:rPr>
            <w:rFonts w:ascii="Cambria Math" w:hAnsi="Cambria Math"/>
          </w:rPr>
          <m:t>β=</m:t>
        </m:r>
        <m:f>
          <m:fPr>
            <m:ctrlPr>
              <w:rPr>
                <w:rFonts w:ascii="Cambria Math" w:hAnsi="Cambria Math"/>
              </w:rPr>
            </m:ctrlPr>
          </m:fPr>
          <m:num>
            <m:r>
              <m:rPr>
                <m:sty m:val="p"/>
              </m:rPr>
              <w:rPr>
                <w:rFonts w:ascii="Cambria Math" w:hAnsi="Cambria Math"/>
              </w:rPr>
              <m:t>γ</m:t>
            </m:r>
          </m:num>
          <m:den>
            <m:r>
              <m:rPr>
                <m:sty m:val="p"/>
              </m:rPr>
              <w:rPr>
                <w:rFonts w:ascii="Cambria Math" w:hAnsi="Cambria Math"/>
              </w:rPr>
              <m:t>α</m:t>
            </m:r>
          </m:den>
        </m:f>
      </m:oMath>
      <w:r>
        <w:t xml:space="preserve"> (Whittaker, 1960). Over the ensuing decades, definitions and indices for estimating beta diversity have proliferated (Tuomisto, 2010). In a broad sense, however, beta diversity quantifies the variation in the species composition across space or time (Anderson et al., 2011). That variation can occur either through the replacement of one species for another, called </w:t>
      </w:r>
      <w:r>
        <w:rPr>
          <w:i/>
        </w:rPr>
        <w:t>turnover</w:t>
      </w:r>
      <w:r>
        <w:t xml:space="preserve">, or through the loss or addition of species, called </w:t>
      </w:r>
      <w:proofErr w:type="spellStart"/>
      <w:r>
        <w:rPr>
          <w:i/>
        </w:rPr>
        <w:t>nestedness</w:t>
      </w:r>
      <w:proofErr w:type="spellEnd"/>
      <w:r>
        <w:t xml:space="preserve"> (</w:t>
      </w:r>
      <w:proofErr w:type="spellStart"/>
      <w:r>
        <w:t>Baselga</w:t>
      </w:r>
      <w:proofErr w:type="spellEnd"/>
      <w:r>
        <w:t xml:space="preserve">, 2010, 2012; Legendre, 2014). Total beta diversity can be partitioned into turnover and </w:t>
      </w:r>
      <w:proofErr w:type="spellStart"/>
      <w:r>
        <w:t>nestedness</w:t>
      </w:r>
      <w:proofErr w:type="spellEnd"/>
      <w:r>
        <w:t xml:space="preserve"> to compare the proportion of compositional change resulting from the replacement or addition of species, respectively (</w:t>
      </w:r>
      <w:proofErr w:type="spellStart"/>
      <w:r>
        <w:t>Baselga</w:t>
      </w:r>
      <w:proofErr w:type="spellEnd"/>
      <w:r>
        <w:t>, 2010).</w:t>
      </w:r>
    </w:p>
    <w:p w14:paraId="237FD3FC" w14:textId="77777777" w:rsidR="00E91371" w:rsidRDefault="00BC308D" w:rsidP="00FF369E">
      <w:pPr>
        <w:spacing w:line="480" w:lineRule="auto"/>
      </w:pPr>
      <w:proofErr w:type="gramStart"/>
      <w:r>
        <w:lastRenderedPageBreak/>
        <w:t xml:space="preserve">Turnover and </w:t>
      </w:r>
      <w:proofErr w:type="spellStart"/>
      <w:r>
        <w:t>nestedness</w:t>
      </w:r>
      <w:proofErr w:type="spellEnd"/>
      <w:r>
        <w:t xml:space="preserve"> are likely driven by different processes</w:t>
      </w:r>
      <w:proofErr w:type="gramEnd"/>
      <w:r>
        <w:t xml:space="preserve">. Understanding the </w:t>
      </w:r>
      <w:proofErr w:type="spellStart"/>
      <w:r>
        <w:t>elevational</w:t>
      </w:r>
      <w:proofErr w:type="spellEnd"/>
      <w:r>
        <w:t xml:space="preserve"> pattern of each can clarify the importance of ecological filtering, biotic interactions, and neutral processes in structuring ant communities (</w:t>
      </w:r>
      <w:proofErr w:type="spellStart"/>
      <w:r>
        <w:t>Svenning</w:t>
      </w:r>
      <w:proofErr w:type="spellEnd"/>
      <w:r>
        <w:t xml:space="preserve"> et al., 2011; </w:t>
      </w:r>
      <w:proofErr w:type="spellStart"/>
      <w:r>
        <w:t>Dapporto</w:t>
      </w:r>
      <w:proofErr w:type="spellEnd"/>
      <w:r>
        <w:t xml:space="preserve"> et al., 2014). In this section, I examine ant community variation across taxonomic levels at the scale of entire gradients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t>) as well as between adjacent elevational bands. Further, I partition that variation into turnover and nestedness to investigate whether ant communities differ across elevations due to the replacement of taxa or to the addition and loss of taxa.</w:t>
      </w:r>
    </w:p>
    <w:p w14:paraId="79F42849" w14:textId="77777777" w:rsidR="00E91371" w:rsidRDefault="00BC308D" w:rsidP="00FF369E">
      <w:pPr>
        <w:spacing w:line="480" w:lineRule="auto"/>
      </w:pPr>
      <w:r>
        <w:t xml:space="preserve">To summarize and compare the total variation in ant communities across entire </w:t>
      </w:r>
      <w:proofErr w:type="spellStart"/>
      <w:r>
        <w:t>elevational</w:t>
      </w:r>
      <w:proofErr w:type="spellEnd"/>
      <w:r>
        <w:t xml:space="preserve"> gradients, I calculated gradient-wide beta diversity as:</w:t>
      </w:r>
    </w:p>
    <w:p w14:paraId="26BA6C23" w14:textId="77777777" w:rsidR="00E91371" w:rsidRDefault="006D12EC" w:rsidP="00FF369E">
      <w:pPr>
        <w:spacing w:line="480" w:lineRule="auto"/>
      </w:pPr>
      <m:oMathPara>
        <m:oMathParaPr>
          <m:jc m:val="center"/>
        </m:oMathParaP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γ</m:t>
                  </m:r>
                </m:e>
                <m:sub>
                  <m:r>
                    <m:rPr>
                      <m:sty m:val="p"/>
                    </m:rPr>
                    <w:rPr>
                      <w:rFonts w:ascii="Cambria Math" w:hAnsi="Cambria Math"/>
                    </w:rPr>
                    <m:t>grad</m:t>
                  </m:r>
                </m:sub>
              </m:sSub>
            </m:num>
            <m:den>
              <m:sSub>
                <m:sSubPr>
                  <m:ctrlPr>
                    <w:rPr>
                      <w:rFonts w:ascii="Cambria Math" w:hAnsi="Cambria Math"/>
                    </w:rPr>
                  </m:ctrlPr>
                </m:sSubPr>
                <m:e>
                  <m:bar>
                    <m:barPr>
                      <m:pos m:val="top"/>
                      <m:ctrlPr>
                        <w:rPr>
                          <w:rFonts w:ascii="Cambria Math" w:hAnsi="Cambria Math"/>
                        </w:rPr>
                      </m:ctrlPr>
                    </m:barPr>
                    <m:e>
                      <m:r>
                        <m:rPr>
                          <m:sty m:val="p"/>
                        </m:rPr>
                        <w:rPr>
                          <w:rFonts w:ascii="Cambria Math" w:hAnsi="Cambria Math"/>
                        </w:rPr>
                        <m:t>α</m:t>
                      </m:r>
                    </m:e>
                  </m:bar>
                </m:e>
                <m:sub>
                  <m:r>
                    <m:rPr>
                      <m:sty m:val="p"/>
                    </m:rPr>
                    <w:rPr>
                      <w:rFonts w:ascii="Cambria Math" w:hAnsi="Cambria Math"/>
                    </w:rPr>
                    <m:t>grad</m:t>
                  </m:r>
                </m:sub>
              </m:sSub>
            </m:den>
          </m:f>
        </m:oMath>
      </m:oMathPara>
    </w:p>
    <w:p w14:paraId="58D338AE" w14:textId="77777777" w:rsidR="00E91371" w:rsidRDefault="00BC308D" w:rsidP="006A658A">
      <w:pPr>
        <w:spacing w:line="480" w:lineRule="auto"/>
        <w:ind w:firstLine="0"/>
        <w:pPrChange w:id="28" w:author="Helen McCreery" w:date="2015-05-08T11:25:00Z">
          <w:pPr>
            <w:spacing w:line="480" w:lineRule="auto"/>
          </w:pPr>
        </w:pPrChange>
      </w:pPr>
      <w:proofErr w:type="gramStart"/>
      <w:r>
        <w:t>where</w:t>
      </w:r>
      <w:proofErr w:type="gramEnd"/>
      <w:r>
        <w:t xml:space="preserve"> </w:t>
      </w:r>
      <m:oMath>
        <m:sSub>
          <m:sSubPr>
            <m:ctrlPr>
              <w:rPr>
                <w:rFonts w:ascii="Cambria Math" w:hAnsi="Cambria Math"/>
              </w:rPr>
            </m:ctrlPr>
          </m:sSubPr>
          <m:e>
            <m:r>
              <m:rPr>
                <m:sty m:val="p"/>
              </m:rPr>
              <w:rPr>
                <w:rFonts w:ascii="Cambria Math" w:hAnsi="Cambria Math"/>
              </w:rPr>
              <m:t>γ</m:t>
            </m:r>
          </m:e>
          <m:sub>
            <m:r>
              <m:rPr>
                <m:sty m:val="p"/>
              </m:rPr>
              <w:rPr>
                <w:rFonts w:ascii="Cambria Math" w:hAnsi="Cambria Math"/>
              </w:rPr>
              <m:t>grad</m:t>
            </m:r>
          </m:sub>
        </m:sSub>
      </m:oMath>
      <w:r>
        <w:t xml:space="preserve"> is the total richness along the gradient and </w:t>
      </w:r>
      <m:oMath>
        <m:sSub>
          <m:sSubPr>
            <m:ctrlPr>
              <w:rPr>
                <w:rFonts w:ascii="Cambria Math" w:hAnsi="Cambria Math"/>
              </w:rPr>
            </m:ctrlPr>
          </m:sSubPr>
          <m:e>
            <m:bar>
              <m:barPr>
                <m:pos m:val="top"/>
                <m:ctrlPr>
                  <w:rPr>
                    <w:rFonts w:ascii="Cambria Math" w:hAnsi="Cambria Math"/>
                  </w:rPr>
                </m:ctrlPr>
              </m:barPr>
              <m:e>
                <m:r>
                  <m:rPr>
                    <m:sty m:val="p"/>
                  </m:rPr>
                  <w:rPr>
                    <w:rFonts w:ascii="Cambria Math" w:hAnsi="Cambria Math"/>
                  </w:rPr>
                  <m:t>α</m:t>
                </m:r>
              </m:e>
            </m:bar>
          </m:e>
          <m:sub>
            <m:r>
              <m:rPr>
                <m:sty m:val="p"/>
              </m:rPr>
              <w:rPr>
                <w:rFonts w:ascii="Cambria Math" w:hAnsi="Cambria Math"/>
              </w:rPr>
              <m:t>grad</m:t>
            </m:r>
          </m:sub>
        </m:sSub>
      </m:oMath>
      <w:r>
        <w:t xml:space="preserve"> is the average richness of the sampled elevational bands (Tuomisto, 2010). Because </w:t>
      </w:r>
      <w:proofErr w:type="gramStart"/>
      <w:r>
        <w:t>this method is affected by the number of sampled elevational bands</w:t>
      </w:r>
      <w:proofErr w:type="gramEnd"/>
      <w:r>
        <w:t xml:space="preserve">, I standardized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oMath>
      <w:r>
        <w:t xml:space="preserve"> as:</w:t>
      </w:r>
    </w:p>
    <w:p w14:paraId="3A324D5E" w14:textId="77777777" w:rsidR="00E91371" w:rsidRDefault="006D12EC" w:rsidP="00FF369E">
      <w:pPr>
        <w:spacing w:line="480" w:lineRule="auto"/>
      </w:pPr>
      <m:oMathPara>
        <m:oMathParaPr>
          <m:jc m:val="center"/>
        </m:oMathParaP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β</m:t>
                  </m:r>
                </m:sub>
              </m:sSub>
              <m:r>
                <m:rPr>
                  <m:sty m:val="p"/>
                </m:rPr>
                <w:rPr>
                  <w:rFonts w:ascii="Cambria Math" w:hAnsi="Cambria Math"/>
                </w:rPr>
                <m:t>-1</m:t>
              </m:r>
            </m:num>
            <m:den>
              <m:r>
                <m:rPr>
                  <m:sty m:val="p"/>
                </m:rPr>
                <w:rPr>
                  <w:rFonts w:ascii="Cambria Math" w:hAnsi="Cambria Math"/>
                </w:rPr>
                <m:t>N-1</m:t>
              </m:r>
            </m:den>
          </m:f>
        </m:oMath>
      </m:oMathPara>
    </w:p>
    <w:p w14:paraId="36CEE70A" w14:textId="77777777" w:rsidR="00E91371" w:rsidRDefault="00BC308D" w:rsidP="00632423">
      <w:pPr>
        <w:spacing w:line="480" w:lineRule="auto"/>
        <w:ind w:firstLine="0"/>
        <w:pPrChange w:id="29" w:author="Helen McCreery" w:date="2015-05-08T11:10:00Z">
          <w:pPr>
            <w:spacing w:line="480" w:lineRule="auto"/>
          </w:pPr>
        </w:pPrChange>
      </w:pPr>
      <w:proofErr w:type="gramStart"/>
      <w:r>
        <w:t>where</w:t>
      </w:r>
      <w:proofErr w:type="gramEnd"/>
      <w:r>
        <w:t xml:space="preserve"> </w:t>
      </w:r>
      <w:r>
        <w:rPr>
          <w:i/>
        </w:rPr>
        <w:t>N</w:t>
      </w:r>
      <w:r>
        <w:t xml:space="preserve"> is the number of </w:t>
      </w:r>
      <w:proofErr w:type="spellStart"/>
      <w:r>
        <w:t>elevational</w:t>
      </w:r>
      <w:proofErr w:type="spellEnd"/>
      <w:r>
        <w:t xml:space="preserve"> bands (Chao et al., 2012). To explore gradient-wide turnover and </w:t>
      </w:r>
      <w:proofErr w:type="spellStart"/>
      <w:r>
        <w:t>nestedness</w:t>
      </w:r>
      <w:proofErr w:type="spellEnd"/>
      <w:r>
        <w:t xml:space="preserve"> as well as the change in ant communities between adjacent elevations along each gradient, I used the </w:t>
      </w:r>
      <w:proofErr w:type="spellStart"/>
      <w:r>
        <w:t>Sørensen</w:t>
      </w:r>
      <w:proofErr w:type="spellEnd"/>
      <w:r>
        <w:t xml:space="preserve">-family metrics in the R package </w:t>
      </w:r>
      <w:proofErr w:type="spellStart"/>
      <w:r>
        <w:rPr>
          <w:i/>
        </w:rPr>
        <w:t>betapart</w:t>
      </w:r>
      <w:proofErr w:type="spellEnd"/>
      <w:r>
        <w:t xml:space="preserve"> to calculate beta diversity, turnover, and </w:t>
      </w:r>
      <w:proofErr w:type="spellStart"/>
      <w:r>
        <w:t>nestedness</w:t>
      </w:r>
      <w:proofErr w:type="spellEnd"/>
      <w:r>
        <w:t xml:space="preserve"> (</w:t>
      </w:r>
      <w:proofErr w:type="spellStart"/>
      <w:r>
        <w:t>Baselga</w:t>
      </w:r>
      <w:proofErr w:type="spellEnd"/>
      <w:r>
        <w:t xml:space="preserve">, 2010, 2012; </w:t>
      </w:r>
      <w:proofErr w:type="spellStart"/>
      <w:r>
        <w:t>Baselga</w:t>
      </w:r>
      <w:proofErr w:type="spellEnd"/>
      <w:r>
        <w:t xml:space="preserve"> and </w:t>
      </w:r>
      <w:proofErr w:type="spellStart"/>
      <w:r>
        <w:t>Orme</w:t>
      </w:r>
      <w:proofErr w:type="spellEnd"/>
      <w:r>
        <w:t>, 2012). These indices allow for unbiased comparisons among communities of differing richness (</w:t>
      </w:r>
      <w:proofErr w:type="spellStart"/>
      <w:r>
        <w:t>Baselga</w:t>
      </w:r>
      <w:proofErr w:type="spellEnd"/>
      <w:r>
        <w:t>, 2012). I calculated each component using the species composition, genus composition, and subfamily composition at each elevation.</w:t>
      </w:r>
    </w:p>
    <w:p w14:paraId="3A8246F2" w14:textId="2C96656C" w:rsidR="00E91371" w:rsidRDefault="00BB2AC9" w:rsidP="00FF369E">
      <w:pPr>
        <w:pStyle w:val="Heading3"/>
        <w:spacing w:line="480" w:lineRule="auto"/>
      </w:pPr>
      <w:bookmarkStart w:id="30" w:name="species"/>
      <w:bookmarkEnd w:id="30"/>
      <w:r>
        <w:rPr>
          <w:noProof/>
        </w:rPr>
        <w:lastRenderedPageBreak/>
        <w:drawing>
          <wp:anchor distT="0" distB="0" distL="114300" distR="114300" simplePos="0" relativeHeight="251660288" behindDoc="0" locked="0" layoutInCell="1" allowOverlap="1" wp14:anchorId="40677D6F" wp14:editId="0E300046">
            <wp:simplePos x="0" y="0"/>
            <wp:positionH relativeFrom="column">
              <wp:posOffset>2057400</wp:posOffset>
            </wp:positionH>
            <wp:positionV relativeFrom="paragraph">
              <wp:posOffset>0</wp:posOffset>
            </wp:positionV>
            <wp:extent cx="3429000" cy="2286000"/>
            <wp:effectExtent l="0" t="0" r="0" b="0"/>
            <wp:wrapSquare wrapText="bothSides"/>
            <wp:docPr id="2" name="Picture"/>
            <wp:cNvGraphicFramePr/>
            <a:graphic xmlns:a="http://schemas.openxmlformats.org/drawingml/2006/main">
              <a:graphicData uri="http://schemas.openxmlformats.org/drawingml/2006/picture">
                <pic:pic xmlns:pic="http://schemas.openxmlformats.org/drawingml/2006/picture">
                  <pic:nvPicPr>
                    <pic:cNvPr id="0" name="Picture" descr="pubFigs/Fig2.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29000" cy="2286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BC308D">
        <w:t>Species</w:t>
      </w:r>
    </w:p>
    <w:p w14:paraId="32E8835D" w14:textId="3EE6C743" w:rsidR="00E91371" w:rsidRDefault="006D12EC" w:rsidP="00FF369E">
      <w:pPr>
        <w:spacing w:line="480" w:lineRule="auto"/>
      </w:pPr>
      <w:r>
        <w:rPr>
          <w:noProof/>
        </w:rPr>
        <w:pict w14:anchorId="36771A5A">
          <v:shape id="_x0000_s1029" type="#_x0000_t202" style="position:absolute;left:0;text-align:left;margin-left:162pt;margin-top:146.4pt;width:270pt;height:108pt;z-index:251661312;mso-wrap-edited:f" wrapcoords="0 0 21600 0 21600 21600 0 21600 0 0" filled="f" stroked="f">
            <v:fill o:detectmouseclick="t"/>
            <v:textbox inset=",7.2pt,,7.2pt">
              <w:txbxContent>
                <w:p w14:paraId="70189062" w14:textId="14A87B61" w:rsidR="00D4054E" w:rsidRPr="00D374B7" w:rsidRDefault="00D4054E" w:rsidP="00D374B7">
                  <w:pPr>
                    <w:ind w:firstLine="0"/>
                    <w:rPr>
                      <w:sz w:val="20"/>
                      <w:szCs w:val="20"/>
                    </w:rPr>
                  </w:pPr>
                  <w:r w:rsidRPr="00D374B7">
                    <w:rPr>
                      <w:b/>
                      <w:sz w:val="20"/>
                      <w:szCs w:val="20"/>
                    </w:rPr>
                    <w:t>Fig. 2</w:t>
                  </w:r>
                  <w:r w:rsidRPr="00D374B7">
                    <w:rPr>
                      <w:sz w:val="20"/>
                      <w:szCs w:val="20"/>
                    </w:rPr>
                    <w:t xml:space="preserve"> Gradient-wide beta diversity (</w:t>
                  </w:r>
                  <m:oMath>
                    <m:sSub>
                      <m:sSubPr>
                        <m:ctrlPr>
                          <w:rPr>
                            <w:rFonts w:ascii="Cambria Math" w:hAnsi="Cambria Math"/>
                            <w:sz w:val="20"/>
                            <w:szCs w:val="20"/>
                          </w:rPr>
                        </m:ctrlPr>
                      </m:sSubPr>
                      <m:e>
                        <m:r>
                          <m:rPr>
                            <m:sty m:val="p"/>
                          </m:rPr>
                          <w:rPr>
                            <w:rFonts w:ascii="Cambria Math" w:hAnsi="Cambria Math"/>
                            <w:sz w:val="20"/>
                            <w:szCs w:val="20"/>
                          </w:rPr>
                          <m:t>β</m:t>
                        </m:r>
                      </m:e>
                      <m:sub>
                        <m:r>
                          <m:rPr>
                            <m:sty m:val="p"/>
                          </m:rPr>
                          <w:rPr>
                            <w:rFonts w:ascii="Cambria Math" w:hAnsi="Cambria Math"/>
                            <w:sz w:val="20"/>
                            <w:szCs w:val="20"/>
                          </w:rPr>
                          <m:t>st</m:t>
                        </m:r>
                      </m:sub>
                    </m:sSub>
                  </m:oMath>
                  <w:r w:rsidRPr="00D374B7">
                    <w:rPr>
                      <w:sz w:val="20"/>
                      <w:szCs w:val="20"/>
                    </w:rPr>
                    <w:t>) decreases with latitude</w:t>
                  </w:r>
                  <w:r>
                    <w:rPr>
                      <w:sz w:val="20"/>
                      <w:szCs w:val="20"/>
                    </w:rPr>
                    <w:t xml:space="preserve"> at the species and genus level</w:t>
                  </w:r>
                  <w:r w:rsidRPr="00D374B7">
                    <w:rPr>
                      <w:sz w:val="20"/>
                      <w:szCs w:val="20"/>
                    </w:rPr>
                    <w:t xml:space="preserve">. Total species beta diversity across each </w:t>
                  </w:r>
                  <w:proofErr w:type="spellStart"/>
                  <w:r w:rsidRPr="00D374B7">
                    <w:rPr>
                      <w:sz w:val="20"/>
                      <w:szCs w:val="20"/>
                    </w:rPr>
                    <w:t>elevational</w:t>
                  </w:r>
                  <w:proofErr w:type="spellEnd"/>
                  <w:r w:rsidRPr="00D374B7">
                    <w:rPr>
                      <w:sz w:val="20"/>
                      <w:szCs w:val="20"/>
                    </w:rPr>
                    <w:t xml:space="preserve"> gradient, standardized for the number of sampled elevations, declines with latitude (black; </w:t>
                  </w:r>
                  <w:r w:rsidRPr="00D374B7">
                    <w:rPr>
                      <w:i/>
                      <w:sz w:val="20"/>
                      <w:szCs w:val="20"/>
                    </w:rPr>
                    <w:t>n</w:t>
                  </w:r>
                  <w:r w:rsidRPr="00D374B7">
                    <w:rPr>
                      <w:sz w:val="20"/>
                      <w:szCs w:val="20"/>
                    </w:rPr>
                    <w:t xml:space="preserve">=20, </w:t>
                  </w:r>
                  <w:r w:rsidRPr="00D374B7">
                    <w:rPr>
                      <w:i/>
                      <w:sz w:val="20"/>
                      <w:szCs w:val="20"/>
                    </w:rPr>
                    <w:t>P</w:t>
                  </w:r>
                  <w:r w:rsidRPr="00D374B7">
                    <w:rPr>
                      <w:sz w:val="20"/>
                      <w:szCs w:val="20"/>
                    </w:rPr>
                    <w:t xml:space="preserve">&lt;0.001, </w:t>
                  </w:r>
                  <w:r w:rsidRPr="00D374B7">
                    <w:rPr>
                      <w:i/>
                      <w:sz w:val="20"/>
                      <w:szCs w:val="20"/>
                    </w:rPr>
                    <w:t>R</w:t>
                  </w:r>
                  <w:r w:rsidRPr="00D374B7">
                    <w:rPr>
                      <w:i/>
                      <w:sz w:val="20"/>
                      <w:szCs w:val="20"/>
                      <w:vertAlign w:val="superscript"/>
                    </w:rPr>
                    <w:t>2</w:t>
                  </w:r>
                  <w:r w:rsidRPr="00D374B7">
                    <w:rPr>
                      <w:sz w:val="20"/>
                      <w:szCs w:val="20"/>
                    </w:rPr>
                    <w:t xml:space="preserve">=0.49). This pattern diminishes at broader taxonomic scales with a weaker trend for genus beta diversity (gray; </w:t>
                  </w:r>
                  <w:r w:rsidRPr="00D374B7">
                    <w:rPr>
                      <w:i/>
                      <w:sz w:val="20"/>
                      <w:szCs w:val="20"/>
                    </w:rPr>
                    <w:t>n</w:t>
                  </w:r>
                  <w:r w:rsidRPr="00D374B7">
                    <w:rPr>
                      <w:sz w:val="20"/>
                      <w:szCs w:val="20"/>
                    </w:rPr>
                    <w:t xml:space="preserve">=16, </w:t>
                  </w:r>
                  <w:r w:rsidRPr="00D374B7">
                    <w:rPr>
                      <w:i/>
                      <w:sz w:val="20"/>
                      <w:szCs w:val="20"/>
                    </w:rPr>
                    <w:t>P</w:t>
                  </w:r>
                  <w:r w:rsidRPr="00D374B7">
                    <w:rPr>
                      <w:sz w:val="20"/>
                      <w:szCs w:val="20"/>
                    </w:rPr>
                    <w:t xml:space="preserve">=0.03, </w:t>
                  </w:r>
                  <w:r w:rsidRPr="00D374B7">
                    <w:rPr>
                      <w:i/>
                      <w:sz w:val="20"/>
                      <w:szCs w:val="20"/>
                    </w:rPr>
                    <w:t>R</w:t>
                  </w:r>
                  <w:r w:rsidRPr="00D374B7">
                    <w:rPr>
                      <w:i/>
                      <w:sz w:val="20"/>
                      <w:szCs w:val="20"/>
                      <w:vertAlign w:val="superscript"/>
                    </w:rPr>
                    <w:t>2</w:t>
                  </w:r>
                  <w:r w:rsidRPr="00D374B7">
                    <w:rPr>
                      <w:sz w:val="20"/>
                      <w:szCs w:val="20"/>
                    </w:rPr>
                    <w:t xml:space="preserve">=0.25) and no trend for subfamily beta diversity (white; </w:t>
                  </w:r>
                  <w:r w:rsidRPr="00D374B7">
                    <w:rPr>
                      <w:i/>
                      <w:sz w:val="20"/>
                      <w:szCs w:val="20"/>
                    </w:rPr>
                    <w:t>n</w:t>
                  </w:r>
                  <w:r w:rsidRPr="00D374B7">
                    <w:rPr>
                      <w:sz w:val="20"/>
                      <w:szCs w:val="20"/>
                    </w:rPr>
                    <w:t xml:space="preserve">=16, </w:t>
                  </w:r>
                  <w:r w:rsidRPr="00D374B7">
                    <w:rPr>
                      <w:i/>
                      <w:sz w:val="20"/>
                      <w:szCs w:val="20"/>
                    </w:rPr>
                    <w:t>P</w:t>
                  </w:r>
                  <w:r w:rsidRPr="00D374B7">
                    <w:rPr>
                      <w:sz w:val="20"/>
                      <w:szCs w:val="20"/>
                    </w:rPr>
                    <w:t xml:space="preserve">=0.15, </w:t>
                  </w:r>
                  <w:r w:rsidRPr="00D374B7">
                    <w:rPr>
                      <w:i/>
                      <w:sz w:val="20"/>
                      <w:szCs w:val="20"/>
                    </w:rPr>
                    <w:t>R</w:t>
                  </w:r>
                  <w:r w:rsidRPr="00D374B7">
                    <w:rPr>
                      <w:i/>
                      <w:sz w:val="20"/>
                      <w:szCs w:val="20"/>
                      <w:vertAlign w:val="superscript"/>
                    </w:rPr>
                    <w:t>2</w:t>
                  </w:r>
                  <w:r w:rsidRPr="00D374B7">
                    <w:rPr>
                      <w:sz w:val="20"/>
                      <w:szCs w:val="20"/>
                    </w:rPr>
                    <w:t>=0.08).</w:t>
                  </w:r>
                </w:p>
              </w:txbxContent>
            </v:textbox>
            <w10:wrap type="tight"/>
          </v:shape>
        </w:pict>
      </w:r>
      <w:r w:rsidR="00BC308D">
        <w:t>At the species level, gradient-wide beta diversity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rsidR="00BC308D">
        <w:t xml:space="preserve">) decreases significantly with latitude (Fig. 2, black; </w:t>
      </w:r>
      <w:r w:rsidR="00BC308D">
        <w:rPr>
          <w:i/>
        </w:rPr>
        <w:t>n</w:t>
      </w:r>
      <w:r w:rsidR="00BC308D">
        <w:t xml:space="preserve">=20, </w:t>
      </w:r>
      <w:r w:rsidR="00BC308D">
        <w:rPr>
          <w:i/>
        </w:rPr>
        <w:t>P</w:t>
      </w:r>
      <w:r w:rsidR="00BC308D">
        <w:t xml:space="preserve">&lt;0.001, </w:t>
      </w:r>
      <w:r w:rsidR="00BC308D">
        <w:rPr>
          <w:i/>
        </w:rPr>
        <w:t>R</w:t>
      </w:r>
      <w:r w:rsidR="00BC308D">
        <w:rPr>
          <w:i/>
          <w:vertAlign w:val="superscript"/>
        </w:rPr>
        <w:t>2</w:t>
      </w:r>
      <w:r w:rsidR="00BC308D">
        <w:t xml:space="preserve">=0.49). Consistent with the smaller </w:t>
      </w:r>
      <w:proofErr w:type="spellStart"/>
      <w:r w:rsidR="00BC308D">
        <w:t>elevational</w:t>
      </w:r>
      <w:proofErr w:type="spellEnd"/>
      <w:r w:rsidR="00BC308D">
        <w:t xml:space="preserve"> ranges at low latitudes, the ant species composition changes more rapidly across elevations at low latitudes. The proportion of gradient-wide beta diversity due to turnover rather than </w:t>
      </w:r>
      <w:proofErr w:type="spellStart"/>
      <w:r w:rsidR="00BC308D">
        <w:t>nestedness</w:t>
      </w:r>
      <w:proofErr w:type="spellEnd"/>
      <w:r w:rsidR="00BC308D">
        <w:t xml:space="preserve"> does not vary significantly between tropical and temperate mountains (Fig. 3; Wilcoxon rank sum test: </w:t>
      </w:r>
      <w:r w:rsidR="00BC308D">
        <w:rPr>
          <w:i/>
        </w:rPr>
        <w:t>W</w:t>
      </w:r>
      <w:r w:rsidR="00BC308D">
        <w:t xml:space="preserve">=41, </w:t>
      </w:r>
      <w:r w:rsidR="00BC308D">
        <w:rPr>
          <w:i/>
        </w:rPr>
        <w:t>P</w:t>
      </w:r>
      <w:r w:rsidR="00BC308D">
        <w:t xml:space="preserve">=0.26). Overall, turnover constitutes a greater proportion of gradient-wide beta diversity than does </w:t>
      </w:r>
      <w:proofErr w:type="spellStart"/>
      <w:r w:rsidR="00BC308D">
        <w:t>nestedness</w:t>
      </w:r>
      <w:proofErr w:type="spellEnd"/>
      <w:r w:rsidR="00BC308D">
        <w:t xml:space="preserve"> at the species level (Fig. 3; Paired t-test: </w:t>
      </w:r>
      <w:r w:rsidR="00BC308D">
        <w:rPr>
          <w:i/>
        </w:rPr>
        <w:t>t</w:t>
      </w:r>
      <w:r w:rsidR="00BC308D">
        <w:rPr>
          <w:i/>
          <w:vertAlign w:val="subscript"/>
        </w:rPr>
        <w:t>15</w:t>
      </w:r>
      <w:r w:rsidR="00BC308D">
        <w:t xml:space="preserve">=5.63, </w:t>
      </w:r>
      <w:r w:rsidR="00BC308D">
        <w:rPr>
          <w:i/>
        </w:rPr>
        <w:t>P</w:t>
      </w:r>
      <w:r w:rsidR="00BC308D">
        <w:t>&lt;0.001). That is, when all pairs of elevations are compared, communities at two different elevations each commonly have distinct species rather than one being a subset of the other.</w:t>
      </w:r>
    </w:p>
    <w:p w14:paraId="1D044B46" w14:textId="77777777" w:rsidR="00E91371" w:rsidRDefault="00BC308D" w:rsidP="00FF369E">
      <w:pPr>
        <w:spacing w:line="480" w:lineRule="auto"/>
      </w:pPr>
      <w:commentRangeStart w:id="31"/>
      <w:r>
        <w:t xml:space="preserve">This is not the case, however, at a narrower spatial resolution. Rather, </w:t>
      </w:r>
      <w:proofErr w:type="spellStart"/>
      <w:r>
        <w:t>nestedness</w:t>
      </w:r>
      <w:proofErr w:type="spellEnd"/>
      <w:r>
        <w:t xml:space="preserve"> tends to be higher than turnover between adjacent elevations along most gradients. This seemingly contradictory pattern emphasizes the importance of spatial scale to patterns of beta diversity. Comparing sites across the entire gradient, species replace each other and high elevation communities are distinct from low elevation communities. But this </w:t>
      </w:r>
      <w:r>
        <w:lastRenderedPageBreak/>
        <w:t xml:space="preserve">replacement occurs gradually across elevations. Species are more often distributed individually, with overlapping ranges, rather than occurring as distinct abutting communities. In exception, several tropical datasets show high turnover between adjacent elevations for a large portion of the gradient (Samson et al., 1997; Fisher, 1998; </w:t>
      </w:r>
      <w:proofErr w:type="spellStart"/>
      <w:r>
        <w:t>Longino</w:t>
      </w:r>
      <w:proofErr w:type="spellEnd"/>
      <w:r>
        <w:t xml:space="preserve"> and Colwell, 2011), consistent with a high degree of </w:t>
      </w:r>
      <w:proofErr w:type="spellStart"/>
      <w:r>
        <w:t>elevational</w:t>
      </w:r>
      <w:proofErr w:type="spellEnd"/>
      <w:r>
        <w:t xml:space="preserve"> specialization resulting from some combination of competition and abiotic constraints.</w:t>
      </w:r>
      <w:commentRangeEnd w:id="31"/>
      <w:r w:rsidR="00615184">
        <w:rPr>
          <w:rStyle w:val="CommentReference"/>
        </w:rPr>
        <w:commentReference w:id="31"/>
      </w:r>
    </w:p>
    <w:p w14:paraId="48C870A8" w14:textId="77777777" w:rsidR="00E91371" w:rsidRDefault="00BC308D" w:rsidP="00FF369E">
      <w:pPr>
        <w:pStyle w:val="Heading3"/>
        <w:spacing w:line="480" w:lineRule="auto"/>
      </w:pPr>
      <w:bookmarkStart w:id="32" w:name="genus"/>
      <w:bookmarkEnd w:id="32"/>
      <w:r>
        <w:t>Genus</w:t>
      </w:r>
    </w:p>
    <w:p w14:paraId="4C96A7A9" w14:textId="26E6B394" w:rsidR="00E91371" w:rsidRDefault="00EC36F1" w:rsidP="00FF369E">
      <w:pPr>
        <w:spacing w:line="480" w:lineRule="auto"/>
      </w:pPr>
      <w:r>
        <w:rPr>
          <w:noProof/>
        </w:rPr>
        <w:drawing>
          <wp:anchor distT="0" distB="0" distL="114300" distR="114300" simplePos="0" relativeHeight="251662336" behindDoc="0" locked="0" layoutInCell="1" allowOverlap="1" wp14:anchorId="0FF5AA9C" wp14:editId="609CCD38">
            <wp:simplePos x="0" y="0"/>
            <wp:positionH relativeFrom="column">
              <wp:posOffset>0</wp:posOffset>
            </wp:positionH>
            <wp:positionV relativeFrom="paragraph">
              <wp:posOffset>1823720</wp:posOffset>
            </wp:positionV>
            <wp:extent cx="3300095" cy="2199640"/>
            <wp:effectExtent l="0" t="0" r="0" b="0"/>
            <wp:wrapSquare wrapText="bothSides"/>
            <wp:docPr id="3" name="Picture"/>
            <wp:cNvGraphicFramePr/>
            <a:graphic xmlns:a="http://schemas.openxmlformats.org/drawingml/2006/main">
              <a:graphicData uri="http://schemas.openxmlformats.org/drawingml/2006/picture">
                <pic:pic xmlns:pic="http://schemas.openxmlformats.org/drawingml/2006/picture">
                  <pic:nvPicPr>
                    <pic:cNvPr id="0" name="Picture" descr="pubFigs/Fig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300095" cy="219964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D12EC">
        <w:rPr>
          <w:noProof/>
        </w:rPr>
        <w:pict w14:anchorId="3D085799">
          <v:shape id="_x0000_s1030" type="#_x0000_t202" style="position:absolute;left:0;text-align:left;margin-left:0;margin-top:316.8pt;width:259.85pt;height:108pt;z-index:251663360;mso-wrap-edited:f;mso-position-horizontal-relative:text;mso-position-vertical-relative:text" wrapcoords="0 0 21600 0 21600 21600 0 21600 0 0" filled="f" stroked="f">
            <v:fill o:detectmouseclick="t"/>
            <v:textbox inset=",7.2pt,,7.2pt">
              <w:txbxContent>
                <w:p w14:paraId="0D0DF69B" w14:textId="77777777" w:rsidR="00D4054E" w:rsidRPr="00EC36F1" w:rsidRDefault="00D4054E" w:rsidP="00EC36F1">
                  <w:pPr>
                    <w:ind w:firstLine="0"/>
                    <w:rPr>
                      <w:sz w:val="20"/>
                      <w:szCs w:val="20"/>
                    </w:rPr>
                  </w:pPr>
                  <w:r w:rsidRPr="00EC36F1">
                    <w:rPr>
                      <w:b/>
                      <w:sz w:val="20"/>
                      <w:szCs w:val="20"/>
                    </w:rPr>
                    <w:t>Fig. 3</w:t>
                  </w:r>
                  <w:r w:rsidRPr="00EC36F1">
                    <w:rPr>
                      <w:sz w:val="20"/>
                      <w:szCs w:val="20"/>
                    </w:rPr>
                    <w:t xml:space="preserve"> Proportion of gradient-wide beta diversity due to turnover decreases with taxonomic resolution. In both temperate (white) and tropical (gray) gradients, the proportion of beta diversity due to turnover (i.e., replacement) rather than </w:t>
                  </w:r>
                  <w:proofErr w:type="spellStart"/>
                  <w:r w:rsidRPr="00EC36F1">
                    <w:rPr>
                      <w:sz w:val="20"/>
                      <w:szCs w:val="20"/>
                    </w:rPr>
                    <w:t>nestedness</w:t>
                  </w:r>
                  <w:proofErr w:type="spellEnd"/>
                  <w:r w:rsidRPr="00EC36F1">
                    <w:rPr>
                      <w:sz w:val="20"/>
                      <w:szCs w:val="20"/>
                    </w:rPr>
                    <w:t xml:space="preserve"> decreases at higher taxonomic levels. At 0.5 (dotted line), turnover and </w:t>
                  </w:r>
                  <w:proofErr w:type="spellStart"/>
                  <w:r w:rsidRPr="00EC36F1">
                    <w:rPr>
                      <w:sz w:val="20"/>
                      <w:szCs w:val="20"/>
                    </w:rPr>
                    <w:t>nestedness</w:t>
                  </w:r>
                  <w:proofErr w:type="spellEnd"/>
                  <w:r w:rsidRPr="00EC36F1">
                    <w:rPr>
                      <w:sz w:val="20"/>
                      <w:szCs w:val="20"/>
                    </w:rPr>
                    <w:t xml:space="preserve"> contribute equally to the change in community composition.</w:t>
                  </w:r>
                </w:p>
                <w:p w14:paraId="424B47F8" w14:textId="77777777" w:rsidR="00D4054E" w:rsidRDefault="00D4054E"/>
              </w:txbxContent>
            </v:textbox>
            <w10:wrap type="tight"/>
          </v:shape>
        </w:pict>
      </w:r>
      <w:r w:rsidR="00BC308D">
        <w:t>At the genus level, gradient-wide beta diversity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rsidR="00BC308D">
        <w:t xml:space="preserve">) also declines with latitude (Fig. 2, gray; </w:t>
      </w:r>
      <w:r w:rsidR="00BC308D">
        <w:rPr>
          <w:i/>
        </w:rPr>
        <w:t>n</w:t>
      </w:r>
      <w:r w:rsidR="00BC308D">
        <w:t xml:space="preserve">=16, </w:t>
      </w:r>
      <w:r w:rsidR="00BC308D">
        <w:rPr>
          <w:i/>
        </w:rPr>
        <w:t>P</w:t>
      </w:r>
      <w:r w:rsidR="00BC308D">
        <w:t xml:space="preserve">=0.03, </w:t>
      </w:r>
      <w:r w:rsidR="00BC308D">
        <w:rPr>
          <w:i/>
        </w:rPr>
        <w:t>R</w:t>
      </w:r>
      <w:r w:rsidR="00BC308D">
        <w:rPr>
          <w:i/>
          <w:vertAlign w:val="superscript"/>
        </w:rPr>
        <w:t>2</w:t>
      </w:r>
      <w:r w:rsidR="00BC308D">
        <w:t xml:space="preserve">=0.25). The genus composition changes more rapidly across elevations at low latitudes, though the trend is weaker than at the species level. The proportion of gradient-wide genus beta diversity due to turnover is significantly </w:t>
      </w:r>
      <w:commentRangeStart w:id="33"/>
      <w:r w:rsidR="00BC308D">
        <w:t xml:space="preserve">higher </w:t>
      </w:r>
      <w:commentRangeEnd w:id="33"/>
      <w:r w:rsidR="00615184">
        <w:rPr>
          <w:rStyle w:val="CommentReference"/>
        </w:rPr>
        <w:commentReference w:id="33"/>
      </w:r>
      <w:r w:rsidR="00BC308D">
        <w:t xml:space="preserve">in temperate regions (Fig. 3; Wilcoxon rank sum test: </w:t>
      </w:r>
      <w:r w:rsidR="00BC308D">
        <w:rPr>
          <w:i/>
        </w:rPr>
        <w:t>W</w:t>
      </w:r>
      <w:r w:rsidR="00BC308D">
        <w:t xml:space="preserve">=49, </w:t>
      </w:r>
      <w:r w:rsidR="00BC308D">
        <w:rPr>
          <w:i/>
        </w:rPr>
        <w:t>P</w:t>
      </w:r>
      <w:r w:rsidR="00BC308D">
        <w:t xml:space="preserve">=0.042). However, there is high variability in the genus turnover proportion among both temperate and tropical gradients; this apparent difference may be spurious. Nonetheless, at the gradient scale, genus communities vary due to comparable proportions of turnover and </w:t>
      </w:r>
      <w:proofErr w:type="spellStart"/>
      <w:r w:rsidR="00BC308D">
        <w:t>nestedness</w:t>
      </w:r>
      <w:proofErr w:type="spellEnd"/>
      <w:r w:rsidR="00BC308D">
        <w:t xml:space="preserve"> (Fig. 3; Paired t-test: </w:t>
      </w:r>
      <w:r w:rsidR="00BC308D">
        <w:rPr>
          <w:i/>
        </w:rPr>
        <w:t>t</w:t>
      </w:r>
      <w:r w:rsidR="00BC308D">
        <w:rPr>
          <w:i/>
          <w:vertAlign w:val="subscript"/>
        </w:rPr>
        <w:t>15</w:t>
      </w:r>
      <w:r w:rsidR="00BC308D">
        <w:t xml:space="preserve">=-0.67, </w:t>
      </w:r>
      <w:r w:rsidR="00BC308D">
        <w:rPr>
          <w:i/>
        </w:rPr>
        <w:t>P</w:t>
      </w:r>
      <w:r w:rsidR="00BC308D">
        <w:t xml:space="preserve">=0.51). When all elevations along a given </w:t>
      </w:r>
      <w:r w:rsidR="00BC308D">
        <w:lastRenderedPageBreak/>
        <w:t>gradient are compared pairwise, the difference in genus composition results from both the replacement of one genus for another and the loss of genera without replacement.</w:t>
      </w:r>
    </w:p>
    <w:p w14:paraId="4AAAD4F0" w14:textId="77777777" w:rsidR="00E91371" w:rsidRDefault="00BC308D" w:rsidP="00FF369E">
      <w:pPr>
        <w:spacing w:line="480" w:lineRule="auto"/>
      </w:pPr>
      <w:commentRangeStart w:id="34"/>
      <w:r>
        <w:t>However</w:t>
      </w:r>
      <w:commentRangeEnd w:id="34"/>
      <w:r w:rsidR="006A658A">
        <w:rPr>
          <w:rStyle w:val="CommentReference"/>
        </w:rPr>
        <w:commentReference w:id="34"/>
      </w:r>
      <w:r>
        <w:t xml:space="preserve">, between </w:t>
      </w:r>
      <w:proofErr w:type="spellStart"/>
      <w:r>
        <w:t>elevationally</w:t>
      </w:r>
      <w:proofErr w:type="spellEnd"/>
      <w:r>
        <w:t xml:space="preserve"> adjacent sites, ant genera, like ant species, tend to be nested; adjacent communities differ due to the loss of genera between elevations rather than the replacement of one genus with another. Along many gradients, turnover at the genus level is nearly zero between the majority of adjacent elevations. The primary exceptions are in the Philippines (Samson et al., 1997), where turnover is higher than </w:t>
      </w:r>
      <w:proofErr w:type="spellStart"/>
      <w:r>
        <w:t>nestedness</w:t>
      </w:r>
      <w:proofErr w:type="spellEnd"/>
      <w:r>
        <w:t xml:space="preserve"> except at the highest elevations, and in the McPherson Range in Australia (Burwell and Nakamura, 2011), where turnover is higher than </w:t>
      </w:r>
      <w:proofErr w:type="spellStart"/>
      <w:r>
        <w:t>nestedness</w:t>
      </w:r>
      <w:proofErr w:type="spellEnd"/>
      <w:r>
        <w:t xml:space="preserve"> along the lower half of the gradient.</w:t>
      </w:r>
    </w:p>
    <w:p w14:paraId="16B7CD29" w14:textId="77777777" w:rsidR="00E91371" w:rsidRDefault="00BC308D" w:rsidP="00FF369E">
      <w:pPr>
        <w:pStyle w:val="Heading3"/>
        <w:spacing w:line="480" w:lineRule="auto"/>
      </w:pPr>
      <w:bookmarkStart w:id="35" w:name="subfamily"/>
      <w:bookmarkEnd w:id="35"/>
      <w:r>
        <w:t>Subfamily</w:t>
      </w:r>
    </w:p>
    <w:p w14:paraId="24466CCC" w14:textId="77777777" w:rsidR="00E91371" w:rsidRDefault="00BC308D" w:rsidP="00FF369E">
      <w:pPr>
        <w:spacing w:line="480" w:lineRule="auto"/>
      </w:pPr>
      <w:r>
        <w:t>At the subfamily level, gradient-wide beta diversity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st</m:t>
            </m:r>
          </m:sub>
        </m:sSub>
      </m:oMath>
      <w:r>
        <w:t>) shows no relatio</w:t>
      </w:r>
      <w:proofErr w:type="spellStart"/>
      <w:r>
        <w:t>nship</w:t>
      </w:r>
      <w:proofErr w:type="spellEnd"/>
      <w:r>
        <w:t xml:space="preserve"> with latitude (Fig. 2, white; </w:t>
      </w:r>
      <w:r>
        <w:rPr>
          <w:i/>
        </w:rPr>
        <w:t>n</w:t>
      </w:r>
      <w:r>
        <w:t xml:space="preserve">=16, </w:t>
      </w:r>
      <w:r>
        <w:rPr>
          <w:i/>
        </w:rPr>
        <w:t>P</w:t>
      </w:r>
      <w:r>
        <w:t xml:space="preserve">=0.15, </w:t>
      </w:r>
      <w:r>
        <w:rPr>
          <w:i/>
        </w:rPr>
        <w:t>R</w:t>
      </w:r>
      <w:r>
        <w:rPr>
          <w:i/>
          <w:vertAlign w:val="superscript"/>
        </w:rPr>
        <w:t>2</w:t>
      </w:r>
      <w:r>
        <w:t xml:space="preserve">=0.08). The </w:t>
      </w:r>
      <w:proofErr w:type="spellStart"/>
      <w:r>
        <w:t>elevational</w:t>
      </w:r>
      <w:proofErr w:type="spellEnd"/>
      <w:r>
        <w:t xml:space="preserve"> change in subfamily composition does not vary </w:t>
      </w:r>
      <w:proofErr w:type="spellStart"/>
      <w:r>
        <w:t>latitudinally</w:t>
      </w:r>
      <w:proofErr w:type="spellEnd"/>
      <w:r>
        <w:t xml:space="preserve">. The proportion of gradient-wide subfamily beta diversity due to turnover is not different between tropical and temperate mountains (Fig. 2b; Wilcoxon rank sum test: </w:t>
      </w:r>
      <w:r>
        <w:rPr>
          <w:i/>
        </w:rPr>
        <w:t>W</w:t>
      </w:r>
      <w:r>
        <w:t xml:space="preserve">=45; </w:t>
      </w:r>
      <w:r>
        <w:rPr>
          <w:i/>
        </w:rPr>
        <w:t>P</w:t>
      </w:r>
      <w:r>
        <w:t xml:space="preserve">=0.08) and in fact, nearly all of the change in subfamily composition is due to </w:t>
      </w:r>
      <w:proofErr w:type="spellStart"/>
      <w:r>
        <w:t>nestedness</w:t>
      </w:r>
      <w:proofErr w:type="spellEnd"/>
      <w:r>
        <w:t xml:space="preserve"> rather than turnover (Fig. 3; Paired t-test: </w:t>
      </w:r>
      <w:r>
        <w:rPr>
          <w:i/>
        </w:rPr>
        <w:t>t</w:t>
      </w:r>
      <w:r>
        <w:rPr>
          <w:i/>
          <w:vertAlign w:val="subscript"/>
        </w:rPr>
        <w:t>15</w:t>
      </w:r>
      <w:r>
        <w:t xml:space="preserve">=-11.04, </w:t>
      </w:r>
      <w:r>
        <w:rPr>
          <w:i/>
        </w:rPr>
        <w:t>P</w:t>
      </w:r>
      <w:r>
        <w:t>&lt;0.001). That is, subfamilies rarely replace one another among sites, but rather the subfamily composition of each elevation is either identical to or a subset of the composition at other elevations.</w:t>
      </w:r>
    </w:p>
    <w:p w14:paraId="3CC88BDA" w14:textId="77777777" w:rsidR="00E91371" w:rsidRDefault="00BC308D" w:rsidP="00FF369E">
      <w:pPr>
        <w:spacing w:line="480" w:lineRule="auto"/>
      </w:pPr>
      <w:r>
        <w:t xml:space="preserve">Between adjacent elevations, there is no subfamily turnover along any gradient. Instead, there is a high degree of </w:t>
      </w:r>
      <w:proofErr w:type="spellStart"/>
      <w:r>
        <w:t>elevational</w:t>
      </w:r>
      <w:proofErr w:type="spellEnd"/>
      <w:r>
        <w:t xml:space="preserve"> overlap among subfamilies, resulting in communities that are nested subsets across elevations. Often, subfamilies are </w:t>
      </w:r>
      <w:r>
        <w:lastRenderedPageBreak/>
        <w:t>progressively excluded at higher elevations, consistent with environmental filtering (</w:t>
      </w:r>
      <w:proofErr w:type="spellStart"/>
      <w:r>
        <w:t>Dapporto</w:t>
      </w:r>
      <w:proofErr w:type="spellEnd"/>
      <w:r>
        <w:t xml:space="preserve"> et al., 2014). With highly nested subfamily communities, there is little evidence for competitive exclusion across elevations at the subfamily level.</w:t>
      </w:r>
    </w:p>
    <w:p w14:paraId="74A9F772" w14:textId="77777777" w:rsidR="00E91371" w:rsidRDefault="00BC308D" w:rsidP="00FF369E">
      <w:pPr>
        <w:spacing w:line="480" w:lineRule="auto"/>
      </w:pPr>
      <w:r>
        <w:t xml:space="preserve">Thus, latitudinal trends in </w:t>
      </w:r>
      <w:proofErr w:type="spellStart"/>
      <w:r>
        <w:t>elevational</w:t>
      </w:r>
      <w:proofErr w:type="spellEnd"/>
      <w:r>
        <w:t xml:space="preserve"> beta diversity are contingent on taxonomic level. Community differences across elevations are most extreme between tropical ant species. Moreover, beta diversity between adjacent elevations declines as taxonomic resolution decreases. The species dissimilarity is higher than genus </w:t>
      </w:r>
      <w:proofErr w:type="gramStart"/>
      <w:r>
        <w:t>dissimilarity which</w:t>
      </w:r>
      <w:proofErr w:type="gramEnd"/>
      <w:r>
        <w:t xml:space="preserve">, in turn, is higher than subfamily dissimilarity. </w:t>
      </w:r>
      <w:proofErr w:type="gramStart"/>
      <w:r>
        <w:t>Most dramatically, turnover across elevations declines at higher taxonomic levels irrespective of latitude.</w:t>
      </w:r>
      <w:proofErr w:type="gramEnd"/>
      <w:r>
        <w:t xml:space="preserve"> Communities become increasingly </w:t>
      </w:r>
      <w:proofErr w:type="gramStart"/>
      <w:r>
        <w:t>nested</w:t>
      </w:r>
      <w:proofErr w:type="gramEnd"/>
      <w:r>
        <w:t xml:space="preserve"> as the differences are due not to the replacement of one taxon with another, but to the loss or addition of taxa. This taxonomic trend may occur because competition is most intense among congeners, though heightened sensitivity to abiotic conditions at the species level and resultant </w:t>
      </w:r>
      <w:proofErr w:type="spellStart"/>
      <w:r>
        <w:t>elevational</w:t>
      </w:r>
      <w:proofErr w:type="spellEnd"/>
      <w:r>
        <w:t xml:space="preserve"> specialization could also produce this pattern (</w:t>
      </w:r>
      <w:proofErr w:type="spellStart"/>
      <w:r>
        <w:t>Machac</w:t>
      </w:r>
      <w:proofErr w:type="spellEnd"/>
      <w:r>
        <w:t xml:space="preserve"> et al., 2011; </w:t>
      </w:r>
      <w:proofErr w:type="spellStart"/>
      <w:r>
        <w:t>Dapporto</w:t>
      </w:r>
      <w:proofErr w:type="spellEnd"/>
      <w:r>
        <w:t xml:space="preserve"> et al., 2014).</w:t>
      </w:r>
    </w:p>
    <w:p w14:paraId="3786B4AB" w14:textId="77777777" w:rsidR="00E91371" w:rsidRDefault="00BC308D" w:rsidP="00FF369E">
      <w:pPr>
        <w:pStyle w:val="Heading1"/>
        <w:spacing w:line="480" w:lineRule="auto"/>
      </w:pPr>
      <w:bookmarkStart w:id="36" w:name="richness-patterns"/>
      <w:bookmarkEnd w:id="36"/>
      <w:r>
        <w:t>Richness patterns</w:t>
      </w:r>
    </w:p>
    <w:p w14:paraId="45CDDF75" w14:textId="77777777" w:rsidR="00E91371" w:rsidRDefault="00BC308D" w:rsidP="00FF369E">
      <w:pPr>
        <w:pStyle w:val="Heading3"/>
        <w:spacing w:line="480" w:lineRule="auto"/>
      </w:pPr>
      <w:bookmarkStart w:id="37" w:name="species-richness"/>
      <w:bookmarkEnd w:id="37"/>
      <w:r>
        <w:t>Species richness</w:t>
      </w:r>
    </w:p>
    <w:p w14:paraId="06027575" w14:textId="46CE85DE" w:rsidR="00E91371" w:rsidRDefault="00BC308D" w:rsidP="00FF369E">
      <w:pPr>
        <w:spacing w:line="480" w:lineRule="auto"/>
      </w:pPr>
      <w:r>
        <w:t xml:space="preserve">Ant species richness shows a variety of patterns across </w:t>
      </w:r>
      <w:proofErr w:type="spellStart"/>
      <w:r>
        <w:t>elevational</w:t>
      </w:r>
      <w:proofErr w:type="spellEnd"/>
      <w:r>
        <w:t xml:space="preserve"> gradients. In the robust datasets, species richness most often peaks at intermediate elevations (14/</w:t>
      </w:r>
      <w:commentRangeStart w:id="38"/>
      <w:r>
        <w:t>20</w:t>
      </w:r>
      <w:commentRangeEnd w:id="38"/>
      <w:r w:rsidR="006A658A">
        <w:rPr>
          <w:rStyle w:val="CommentReference"/>
        </w:rPr>
        <w:commentReference w:id="38"/>
      </w:r>
      <w:r>
        <w:t>)</w:t>
      </w:r>
      <w:proofErr w:type="gramStart"/>
      <w:r>
        <w:t>,</w:t>
      </w:r>
      <w:proofErr w:type="gramEnd"/>
      <w:r>
        <w:t xml:space="preserve"> though decreasing (3/20) and low plateau (3/20) patterns also occur (Fig. 4, black bars). Despite strong latitudinal trends in range size and beta diversity, the richness pattern distribution of tropical gradients is not significantly different than that of temperate gradients (Fisher's Exact Test: </w:t>
      </w:r>
      <w:r>
        <w:rPr>
          <w:i/>
        </w:rPr>
        <w:t>n</w:t>
      </w:r>
      <w:r>
        <w:t xml:space="preserve">=20, </w:t>
      </w:r>
      <w:r>
        <w:rPr>
          <w:i/>
        </w:rPr>
        <w:t>P</w:t>
      </w:r>
      <w:r>
        <w:t xml:space="preserve">=0.30). </w:t>
      </w:r>
      <w:commentRangeStart w:id="39"/>
      <w:r>
        <w:t xml:space="preserve">In the excluded datasets, the patterns are </w:t>
      </w:r>
      <w:r w:rsidR="00B71D89">
        <w:rPr>
          <w:noProof/>
        </w:rPr>
        <w:lastRenderedPageBreak/>
        <w:drawing>
          <wp:anchor distT="0" distB="0" distL="114300" distR="114300" simplePos="0" relativeHeight="251664384" behindDoc="0" locked="0" layoutInCell="1" allowOverlap="1" wp14:anchorId="4F459771" wp14:editId="006196FA">
            <wp:simplePos x="0" y="0"/>
            <wp:positionH relativeFrom="column">
              <wp:posOffset>2286000</wp:posOffset>
            </wp:positionH>
            <wp:positionV relativeFrom="paragraph">
              <wp:posOffset>0</wp:posOffset>
            </wp:positionV>
            <wp:extent cx="3300095" cy="2199640"/>
            <wp:effectExtent l="0" t="0" r="0" b="0"/>
            <wp:wrapSquare wrapText="bothSides"/>
            <wp:docPr id="4" name="Picture"/>
            <wp:cNvGraphicFramePr/>
            <a:graphic xmlns:a="http://schemas.openxmlformats.org/drawingml/2006/main">
              <a:graphicData uri="http://schemas.openxmlformats.org/drawingml/2006/picture">
                <pic:pic xmlns:pic="http://schemas.openxmlformats.org/drawingml/2006/picture">
                  <pic:nvPicPr>
                    <pic:cNvPr id="0" name="Picture" descr="pubFigs/Fig4.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00095" cy="219964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more variable, with mid-peaks, decreases, low plateaus, increases, and no identifiable pattern reported</w:t>
      </w:r>
      <w:commentRangeEnd w:id="39"/>
      <w:r w:rsidR="001B0DEC">
        <w:rPr>
          <w:rStyle w:val="CommentReference"/>
        </w:rPr>
        <w:commentReference w:id="39"/>
      </w:r>
      <w:r>
        <w:t xml:space="preserve">. Furthermore, decreasing patterns were roughly as common as mid-peaks in these datasets. </w:t>
      </w:r>
      <w:r w:rsidR="006D12EC">
        <w:rPr>
          <w:noProof/>
        </w:rPr>
        <w:pict w14:anchorId="4B7DBFE0">
          <v:shape id="_x0000_s1031" type="#_x0000_t202" style="position:absolute;left:0;text-align:left;margin-left:180pt;margin-top:173.2pt;width:259.85pt;height:168.8pt;z-index:251665408;mso-wrap-edited:f;mso-position-horizontal-relative:text;mso-position-vertical-relative:text" wrapcoords="0 0 21600 0 21600 21600 0 21600 0 0" filled="f" stroked="f">
            <v:fill o:detectmouseclick="t"/>
            <v:textbox inset=",7.2pt,,7.2pt">
              <w:txbxContent>
                <w:p w14:paraId="3CAD9B54" w14:textId="1341CD60" w:rsidR="00D4054E" w:rsidRPr="00B71D89" w:rsidRDefault="00D4054E" w:rsidP="00B71D89">
                  <w:pPr>
                    <w:ind w:firstLine="0"/>
                    <w:rPr>
                      <w:sz w:val="20"/>
                      <w:szCs w:val="20"/>
                    </w:rPr>
                  </w:pPr>
                  <w:proofErr w:type="gramStart"/>
                  <w:r w:rsidRPr="00B71D89">
                    <w:rPr>
                      <w:b/>
                      <w:sz w:val="20"/>
                      <w:szCs w:val="20"/>
                    </w:rPr>
                    <w:t>Fig. 4</w:t>
                  </w:r>
                  <w:r w:rsidRPr="00B71D89">
                    <w:rPr>
                      <w:sz w:val="20"/>
                      <w:szCs w:val="20"/>
                    </w:rPr>
                    <w:t xml:space="preserve"> Robust patterns of ant </w:t>
                  </w:r>
                  <w:proofErr w:type="spellStart"/>
                  <w:r w:rsidRPr="00B71D89">
                    <w:rPr>
                      <w:sz w:val="20"/>
                      <w:szCs w:val="20"/>
                    </w:rPr>
                    <w:t>elevational</w:t>
                  </w:r>
                  <w:proofErr w:type="spellEnd"/>
                  <w:r w:rsidRPr="00B71D89">
                    <w:rPr>
                      <w:sz w:val="20"/>
                      <w:szCs w:val="20"/>
                    </w:rPr>
                    <w:t xml:space="preserve"> richness patterns across taxonomic scales.</w:t>
                  </w:r>
                  <w:proofErr w:type="gramEnd"/>
                  <w:r w:rsidRPr="00B71D89">
                    <w:rPr>
                      <w:sz w:val="20"/>
                      <w:szCs w:val="20"/>
                    </w:rPr>
                    <w:t xml:space="preserve"> </w:t>
                  </w:r>
                  <w:r w:rsidRPr="0045067D">
                    <w:rPr>
                      <w:sz w:val="20"/>
                      <w:szCs w:val="20"/>
                    </w:rPr>
                    <w:t xml:space="preserve">Observed patterns included declines (D), low plateaus (LP), low plateaus with mid-peaks (LPMP), mid-peaks (MP), and no pattern (None). </w:t>
                  </w:r>
                  <w:r w:rsidRPr="00B71D89">
                    <w:rPr>
                      <w:sz w:val="20"/>
                      <w:szCs w:val="20"/>
                    </w:rPr>
                    <w:t xml:space="preserve">A variety of species richness patterns (black, </w:t>
                  </w:r>
                  <w:r w:rsidRPr="00B71D89">
                    <w:rPr>
                      <w:i/>
                      <w:sz w:val="20"/>
                      <w:szCs w:val="20"/>
                    </w:rPr>
                    <w:t>n</w:t>
                  </w:r>
                  <w:r w:rsidRPr="00B71D89">
                    <w:rPr>
                      <w:sz w:val="20"/>
                      <w:szCs w:val="20"/>
                    </w:rPr>
                    <w:t>=20) occur, though mid-</w:t>
                  </w:r>
                  <w:proofErr w:type="spellStart"/>
                  <w:r w:rsidRPr="00B71D89">
                    <w:rPr>
                      <w:sz w:val="20"/>
                      <w:szCs w:val="20"/>
                    </w:rPr>
                    <w:t>elevational</w:t>
                  </w:r>
                  <w:proofErr w:type="spellEnd"/>
                  <w:r w:rsidRPr="00B71D89">
                    <w:rPr>
                      <w:sz w:val="20"/>
                      <w:szCs w:val="20"/>
                    </w:rPr>
                    <w:t xml:space="preserve"> peaks are most common. The pattern distribution is similar for both species (black) and genus (gray, </w:t>
                  </w:r>
                  <w:r w:rsidRPr="00B71D89">
                    <w:rPr>
                      <w:i/>
                      <w:sz w:val="20"/>
                      <w:szCs w:val="20"/>
                    </w:rPr>
                    <w:t>n</w:t>
                  </w:r>
                  <w:r w:rsidRPr="00B71D89">
                    <w:rPr>
                      <w:sz w:val="20"/>
                      <w:szCs w:val="20"/>
                    </w:rPr>
                    <w:t xml:space="preserve">=16) richness (Fisher's Exact Test: </w:t>
                  </w:r>
                  <w:proofErr w:type="spellStart"/>
                  <w:r w:rsidRPr="00B71D89">
                    <w:rPr>
                      <w:i/>
                      <w:sz w:val="20"/>
                      <w:szCs w:val="20"/>
                    </w:rPr>
                    <w:t>n</w:t>
                  </w:r>
                  <w:r w:rsidRPr="00B71D89">
                    <w:rPr>
                      <w:i/>
                      <w:sz w:val="20"/>
                      <w:szCs w:val="20"/>
                      <w:vertAlign w:val="subscript"/>
                    </w:rPr>
                    <w:t>species</w:t>
                  </w:r>
                  <w:proofErr w:type="spellEnd"/>
                  <w:r w:rsidRPr="00B71D89">
                    <w:rPr>
                      <w:sz w:val="20"/>
                      <w:szCs w:val="20"/>
                    </w:rPr>
                    <w:t xml:space="preserve">=20, </w:t>
                  </w:r>
                  <w:proofErr w:type="spellStart"/>
                  <w:r w:rsidRPr="00B71D89">
                    <w:rPr>
                      <w:i/>
                      <w:sz w:val="20"/>
                      <w:szCs w:val="20"/>
                    </w:rPr>
                    <w:t>n</w:t>
                  </w:r>
                  <w:r w:rsidRPr="00B71D89">
                    <w:rPr>
                      <w:i/>
                      <w:sz w:val="20"/>
                      <w:szCs w:val="20"/>
                      <w:vertAlign w:val="subscript"/>
                    </w:rPr>
                    <w:t>genus</w:t>
                  </w:r>
                  <w:proofErr w:type="spellEnd"/>
                  <w:r w:rsidRPr="00B71D89">
                    <w:rPr>
                      <w:sz w:val="20"/>
                      <w:szCs w:val="20"/>
                    </w:rPr>
                    <w:t xml:space="preserve">=16, </w:t>
                  </w:r>
                  <w:r w:rsidRPr="00B71D89">
                    <w:rPr>
                      <w:i/>
                      <w:sz w:val="20"/>
                      <w:szCs w:val="20"/>
                    </w:rPr>
                    <w:t>P</w:t>
                  </w:r>
                  <w:r w:rsidRPr="00B71D89">
                    <w:rPr>
                      <w:sz w:val="20"/>
                      <w:szCs w:val="20"/>
                    </w:rPr>
                    <w:t xml:space="preserve">=0.28). Though the subfamily (white, </w:t>
                  </w:r>
                  <w:r w:rsidRPr="00B71D89">
                    <w:rPr>
                      <w:i/>
                      <w:sz w:val="20"/>
                      <w:szCs w:val="20"/>
                    </w:rPr>
                    <w:t>n</w:t>
                  </w:r>
                  <w:r w:rsidRPr="00B71D89">
                    <w:rPr>
                      <w:sz w:val="20"/>
                      <w:szCs w:val="20"/>
                    </w:rPr>
                    <w:t xml:space="preserve">=16) richness patterns are less discernible due to the small number of subfamilies along many gradients, the distribution of patterns is not significantly different (Fisher's Exact Tests: </w:t>
                  </w:r>
                  <w:proofErr w:type="spellStart"/>
                  <w:r w:rsidRPr="00B71D89">
                    <w:rPr>
                      <w:i/>
                      <w:sz w:val="20"/>
                      <w:szCs w:val="20"/>
                    </w:rPr>
                    <w:t>n</w:t>
                  </w:r>
                  <w:r w:rsidRPr="00B71D89">
                    <w:rPr>
                      <w:i/>
                      <w:sz w:val="20"/>
                      <w:szCs w:val="20"/>
                      <w:vertAlign w:val="subscript"/>
                    </w:rPr>
                    <w:t>species</w:t>
                  </w:r>
                  <w:proofErr w:type="spellEnd"/>
                  <w:r w:rsidRPr="00B71D89">
                    <w:rPr>
                      <w:sz w:val="20"/>
                      <w:szCs w:val="20"/>
                    </w:rPr>
                    <w:t xml:space="preserve">=20, </w:t>
                  </w:r>
                  <w:proofErr w:type="spellStart"/>
                  <w:r w:rsidRPr="00B71D89">
                    <w:rPr>
                      <w:i/>
                      <w:sz w:val="20"/>
                      <w:szCs w:val="20"/>
                    </w:rPr>
                    <w:t>n</w:t>
                  </w:r>
                  <w:r w:rsidRPr="00B71D89">
                    <w:rPr>
                      <w:i/>
                      <w:sz w:val="20"/>
                      <w:szCs w:val="20"/>
                      <w:vertAlign w:val="subscript"/>
                    </w:rPr>
                    <w:t>subfamily</w:t>
                  </w:r>
                  <w:proofErr w:type="spellEnd"/>
                  <w:r w:rsidRPr="00B71D89">
                    <w:rPr>
                      <w:sz w:val="20"/>
                      <w:szCs w:val="20"/>
                    </w:rPr>
                    <w:t xml:space="preserve">=16, </w:t>
                  </w:r>
                  <w:r w:rsidRPr="00B71D89">
                    <w:rPr>
                      <w:i/>
                      <w:sz w:val="20"/>
                      <w:szCs w:val="20"/>
                    </w:rPr>
                    <w:t>P</w:t>
                  </w:r>
                  <w:r w:rsidRPr="00B71D89">
                    <w:rPr>
                      <w:sz w:val="20"/>
                      <w:szCs w:val="20"/>
                    </w:rPr>
                    <w:t xml:space="preserve">=0.10; </w:t>
                  </w:r>
                  <w:proofErr w:type="spellStart"/>
                  <w:r w:rsidRPr="00B71D89">
                    <w:rPr>
                      <w:i/>
                      <w:sz w:val="20"/>
                      <w:szCs w:val="20"/>
                    </w:rPr>
                    <w:t>n</w:t>
                  </w:r>
                  <w:r w:rsidRPr="00B71D89">
                    <w:rPr>
                      <w:i/>
                      <w:sz w:val="20"/>
                      <w:szCs w:val="20"/>
                      <w:vertAlign w:val="subscript"/>
                    </w:rPr>
                    <w:t>genus</w:t>
                  </w:r>
                  <w:proofErr w:type="spellEnd"/>
                  <w:r w:rsidRPr="00B71D89">
                    <w:rPr>
                      <w:sz w:val="20"/>
                      <w:szCs w:val="20"/>
                    </w:rPr>
                    <w:t xml:space="preserve">=16, </w:t>
                  </w:r>
                  <w:proofErr w:type="spellStart"/>
                  <w:r w:rsidRPr="00B71D89">
                    <w:rPr>
                      <w:i/>
                      <w:sz w:val="20"/>
                      <w:szCs w:val="20"/>
                    </w:rPr>
                    <w:t>n</w:t>
                  </w:r>
                  <w:r w:rsidRPr="00B71D89">
                    <w:rPr>
                      <w:i/>
                      <w:sz w:val="20"/>
                      <w:szCs w:val="20"/>
                      <w:vertAlign w:val="subscript"/>
                    </w:rPr>
                    <w:t>subfamily</w:t>
                  </w:r>
                  <w:proofErr w:type="spellEnd"/>
                  <w:r w:rsidRPr="00B71D89">
                    <w:rPr>
                      <w:sz w:val="20"/>
                      <w:szCs w:val="20"/>
                    </w:rPr>
                    <w:t xml:space="preserve">=16, </w:t>
                  </w:r>
                  <w:r w:rsidRPr="00B71D89">
                    <w:rPr>
                      <w:i/>
                      <w:sz w:val="20"/>
                      <w:szCs w:val="20"/>
                    </w:rPr>
                    <w:t>P</w:t>
                  </w:r>
                  <w:r w:rsidRPr="00B71D89">
                    <w:rPr>
                      <w:sz w:val="20"/>
                      <w:szCs w:val="20"/>
                    </w:rPr>
                    <w:t>=0.84).</w:t>
                  </w:r>
                </w:p>
                <w:p w14:paraId="7997FC69" w14:textId="77777777" w:rsidR="00D4054E" w:rsidRPr="00B71D89" w:rsidRDefault="00D4054E" w:rsidP="00B71D89">
                  <w:pPr>
                    <w:ind w:firstLine="0"/>
                    <w:rPr>
                      <w:sz w:val="20"/>
                      <w:szCs w:val="20"/>
                    </w:rPr>
                  </w:pPr>
                </w:p>
              </w:txbxContent>
            </v:textbox>
            <w10:wrap type="tight"/>
          </v:shape>
        </w:pict>
      </w:r>
      <w:r>
        <w:t xml:space="preserve">This is likely an </w:t>
      </w:r>
      <w:proofErr w:type="spellStart"/>
      <w:r>
        <w:t>artefact</w:t>
      </w:r>
      <w:proofErr w:type="spellEnd"/>
      <w:r>
        <w:t xml:space="preserve"> of sampling bias, however. Of the excluded gradients detecting decreases, the majority did not sample within the lowest 400m, failing to capture the portion of the gradient where the common patterns differ the most. At the species level, therefore, ant </w:t>
      </w:r>
      <w:proofErr w:type="spellStart"/>
      <w:r>
        <w:t>elevational</w:t>
      </w:r>
      <w:proofErr w:type="spellEnd"/>
      <w:r>
        <w:t xml:space="preserve"> richness is variable among mountain ranges, though frequently highest at intermediate elevations.</w:t>
      </w:r>
    </w:p>
    <w:p w14:paraId="2760B6D6" w14:textId="5396447E" w:rsidR="00E91371" w:rsidRDefault="00BC308D" w:rsidP="00FF369E">
      <w:pPr>
        <w:pStyle w:val="Heading3"/>
        <w:spacing w:line="480" w:lineRule="auto"/>
      </w:pPr>
      <w:bookmarkStart w:id="40" w:name="genus-richness"/>
      <w:bookmarkEnd w:id="40"/>
      <w:r>
        <w:t>Genus richness</w:t>
      </w:r>
    </w:p>
    <w:p w14:paraId="44530576" w14:textId="77777777" w:rsidR="00E91371" w:rsidRDefault="00BC308D" w:rsidP="00FF369E">
      <w:pPr>
        <w:spacing w:line="480" w:lineRule="auto"/>
      </w:pPr>
      <w:r>
        <w:t xml:space="preserve">The number of genera across elevations typically mirrors the number of species; the genus richness pattern is the same as the species richness pattern in 11/16 gradients. Moreover, the distribution of genus richness patterns does not differ significantly from the species richness patterns (Fig. 4, black and gray bars; </w:t>
      </w:r>
      <w:commentRangeStart w:id="41"/>
      <w:r>
        <w:t>Fisher's Exact Tests</w:t>
      </w:r>
      <w:commentRangeEnd w:id="41"/>
      <w:r w:rsidR="001B0DEC">
        <w:rPr>
          <w:rStyle w:val="CommentReference"/>
        </w:rPr>
        <w:commentReference w:id="41"/>
      </w:r>
      <w:r>
        <w:t xml:space="preserve">: </w:t>
      </w:r>
      <w:proofErr w:type="spellStart"/>
      <w:r>
        <w:rPr>
          <w:i/>
        </w:rPr>
        <w:t>n</w:t>
      </w:r>
      <w:r>
        <w:rPr>
          <w:i/>
          <w:vertAlign w:val="subscript"/>
        </w:rPr>
        <w:t>species</w:t>
      </w:r>
      <w:proofErr w:type="spellEnd"/>
      <w:r>
        <w:t xml:space="preserve">=20, </w:t>
      </w:r>
      <w:proofErr w:type="spellStart"/>
      <w:r>
        <w:rPr>
          <w:i/>
        </w:rPr>
        <w:t>n</w:t>
      </w:r>
      <w:r>
        <w:rPr>
          <w:i/>
          <w:vertAlign w:val="subscript"/>
        </w:rPr>
        <w:t>genus</w:t>
      </w:r>
      <w:proofErr w:type="spellEnd"/>
      <w:r>
        <w:t xml:space="preserve">=16, </w:t>
      </w:r>
      <w:r>
        <w:rPr>
          <w:i/>
        </w:rPr>
        <w:t>P</w:t>
      </w:r>
      <w:r>
        <w:t xml:space="preserve">=0.28; </w:t>
      </w:r>
      <w:proofErr w:type="spellStart"/>
      <w:r>
        <w:rPr>
          <w:i/>
        </w:rPr>
        <w:t>n</w:t>
      </w:r>
      <w:r>
        <w:rPr>
          <w:i/>
          <w:vertAlign w:val="subscript"/>
        </w:rPr>
        <w:t>species</w:t>
      </w:r>
      <w:proofErr w:type="spellEnd"/>
      <w:r>
        <w:t xml:space="preserve">=16, </w:t>
      </w:r>
      <w:proofErr w:type="spellStart"/>
      <w:r>
        <w:rPr>
          <w:i/>
        </w:rPr>
        <w:t>n</w:t>
      </w:r>
      <w:r>
        <w:rPr>
          <w:i/>
          <w:vertAlign w:val="subscript"/>
        </w:rPr>
        <w:t>genus</w:t>
      </w:r>
      <w:proofErr w:type="spellEnd"/>
      <w:r>
        <w:t xml:space="preserve">=16, </w:t>
      </w:r>
      <w:r>
        <w:rPr>
          <w:i/>
        </w:rPr>
        <w:t>P</w:t>
      </w:r>
      <w:r>
        <w:t xml:space="preserve">=0.39), though there is a tendency for the peak in genus richness to be less pronounced, resulting in several low plateaus with mid-peaks not seen at the species level. The distribution of genus richness patterns does not vary </w:t>
      </w:r>
      <w:r>
        <w:lastRenderedPageBreak/>
        <w:t xml:space="preserve">significantly between tropical and temperate datasets (Fisher's Exact Test: </w:t>
      </w:r>
      <w:r>
        <w:rPr>
          <w:i/>
        </w:rPr>
        <w:t>n</w:t>
      </w:r>
      <w:r>
        <w:t xml:space="preserve">=16, </w:t>
      </w:r>
      <w:r>
        <w:rPr>
          <w:i/>
        </w:rPr>
        <w:t>P</w:t>
      </w:r>
      <w:r>
        <w:t>=0.11). The log number of species increases quite predictably with the log number of genera (</w:t>
      </w:r>
      <w:commentRangeStart w:id="42"/>
      <w:r>
        <w:rPr>
          <w:i/>
        </w:rPr>
        <w:t>R</w:t>
      </w:r>
      <w:r>
        <w:rPr>
          <w:i/>
          <w:vertAlign w:val="superscript"/>
        </w:rPr>
        <w:t>2</w:t>
      </w:r>
      <w:r>
        <w:t xml:space="preserve"> mean: 0.96</w:t>
      </w:r>
      <w:commentRangeEnd w:id="42"/>
      <w:r w:rsidR="001B0DEC">
        <w:rPr>
          <w:rStyle w:val="CommentReference"/>
        </w:rPr>
        <w:commentReference w:id="42"/>
      </w:r>
      <w:r>
        <w:t>), lending further evidence that ant richness patterns are similar at the species and genus scales.</w:t>
      </w:r>
    </w:p>
    <w:p w14:paraId="400551EA" w14:textId="77777777" w:rsidR="00E91371" w:rsidRDefault="00BC308D" w:rsidP="00FF369E">
      <w:pPr>
        <w:pStyle w:val="Heading3"/>
        <w:spacing w:line="480" w:lineRule="auto"/>
      </w:pPr>
      <w:bookmarkStart w:id="43" w:name="subfamily-richness"/>
      <w:bookmarkEnd w:id="43"/>
      <w:r>
        <w:t>Subfamily richness</w:t>
      </w:r>
    </w:p>
    <w:p w14:paraId="272453E1" w14:textId="77777777" w:rsidR="00E91371" w:rsidRDefault="00BC308D" w:rsidP="00FF369E">
      <w:pPr>
        <w:spacing w:line="480" w:lineRule="auto"/>
      </w:pPr>
      <w:r>
        <w:t xml:space="preserve">The richness pattern of ant subfamilies along each gradient is coarsely similar to the species and genus richness patterns, though less distinct due to the smaller number of subfamilies. The distribution of subfamily richness patterns is </w:t>
      </w:r>
      <w:proofErr w:type="gramStart"/>
      <w:r>
        <w:t xml:space="preserve">not significantly different from that of the species richness patterns (Fig.4, black and white bars; Fisher's Exact Tests: </w:t>
      </w:r>
      <w:proofErr w:type="spellStart"/>
      <w:r>
        <w:rPr>
          <w:i/>
        </w:rPr>
        <w:t>n</w:t>
      </w:r>
      <w:r>
        <w:rPr>
          <w:i/>
          <w:vertAlign w:val="subscript"/>
        </w:rPr>
        <w:t>species</w:t>
      </w:r>
      <w:proofErr w:type="spellEnd"/>
      <w:r>
        <w:t xml:space="preserve">=20, </w:t>
      </w:r>
      <w:proofErr w:type="spellStart"/>
      <w:r>
        <w:rPr>
          <w:i/>
        </w:rPr>
        <w:t>n</w:t>
      </w:r>
      <w:r>
        <w:rPr>
          <w:i/>
          <w:vertAlign w:val="subscript"/>
        </w:rPr>
        <w:t>subfamily</w:t>
      </w:r>
      <w:proofErr w:type="spellEnd"/>
      <w:r>
        <w:t xml:space="preserve">=16, </w:t>
      </w:r>
      <w:r>
        <w:rPr>
          <w:i/>
        </w:rPr>
        <w:t>P</w:t>
      </w:r>
      <w:r>
        <w:t xml:space="preserve">=0.10; </w:t>
      </w:r>
      <w:proofErr w:type="spellStart"/>
      <w:r>
        <w:rPr>
          <w:i/>
        </w:rPr>
        <w:t>n</w:t>
      </w:r>
      <w:r>
        <w:rPr>
          <w:i/>
          <w:vertAlign w:val="subscript"/>
        </w:rPr>
        <w:t>species</w:t>
      </w:r>
      <w:proofErr w:type="spellEnd"/>
      <w:r>
        <w:t xml:space="preserve">=16, </w:t>
      </w:r>
      <w:proofErr w:type="spellStart"/>
      <w:r>
        <w:rPr>
          <w:i/>
        </w:rPr>
        <w:t>n</w:t>
      </w:r>
      <w:r>
        <w:rPr>
          <w:i/>
          <w:vertAlign w:val="subscript"/>
        </w:rPr>
        <w:t>subfamily</w:t>
      </w:r>
      <w:proofErr w:type="spellEnd"/>
      <w:r>
        <w:t xml:space="preserve">=16, </w:t>
      </w:r>
      <w:r>
        <w:rPr>
          <w:i/>
        </w:rPr>
        <w:t>P</w:t>
      </w:r>
      <w:r>
        <w:t>=0.20) nor from that of the genus richness patterns</w:t>
      </w:r>
      <w:proofErr w:type="gramEnd"/>
      <w:r>
        <w:t xml:space="preserve"> (Fig. 4, gray and white bars; Fisher's Exact Test: </w:t>
      </w:r>
      <w:r>
        <w:rPr>
          <w:i/>
        </w:rPr>
        <w:t>n</w:t>
      </w:r>
      <w:r>
        <w:t xml:space="preserve">=16, </w:t>
      </w:r>
      <w:r>
        <w:rPr>
          <w:i/>
        </w:rPr>
        <w:t>P</w:t>
      </w:r>
      <w:r>
        <w:t xml:space="preserve">=0.84). As at the species and genus levels, the distribution of subfamily richness patterns does not vary significantly between tropical and temperate gradients (Fisher's Exact Test: </w:t>
      </w:r>
      <w:r>
        <w:rPr>
          <w:i/>
        </w:rPr>
        <w:t>n</w:t>
      </w:r>
      <w:r>
        <w:t xml:space="preserve">=16, </w:t>
      </w:r>
      <w:r>
        <w:rPr>
          <w:i/>
        </w:rPr>
        <w:t>P</w:t>
      </w:r>
      <w:r>
        <w:t>=0.28). The log number of subfamilies does predict the log number of species, though less reliably than does the number of genera (</w:t>
      </w:r>
      <w:r>
        <w:rPr>
          <w:i/>
        </w:rPr>
        <w:t>R</w:t>
      </w:r>
      <w:r>
        <w:rPr>
          <w:i/>
          <w:vertAlign w:val="superscript"/>
        </w:rPr>
        <w:t>2</w:t>
      </w:r>
      <w:r>
        <w:t xml:space="preserve"> mean: 0.79).</w:t>
      </w:r>
    </w:p>
    <w:p w14:paraId="37B2985C" w14:textId="77777777" w:rsidR="00E91371" w:rsidRDefault="00BC308D" w:rsidP="00FF369E">
      <w:pPr>
        <w:spacing w:line="480" w:lineRule="auto"/>
      </w:pPr>
      <w:r>
        <w:t xml:space="preserve">Ant richness, therefore, is often high at intermediate elevations whether measured at the species, genus, or subfamily level. Consequently, it appears that the underlying ecological or evolutionary factors driving richness are creating similar patterns at multiple taxonomic scales. While it may seem intuitive that the number of species would increase with the number of genera, in fact species communities can be </w:t>
      </w:r>
      <w:proofErr w:type="gramStart"/>
      <w:r>
        <w:t>over- or under-dispersed</w:t>
      </w:r>
      <w:proofErr w:type="gramEnd"/>
      <w:r>
        <w:t xml:space="preserve"> </w:t>
      </w:r>
      <w:proofErr w:type="spellStart"/>
      <w:r>
        <w:t>phylogenetically</w:t>
      </w:r>
      <w:proofErr w:type="spellEnd"/>
      <w:r>
        <w:t xml:space="preserve"> (Webb et al., 2002), with the degree phylogenetic dispersion likely arising from the interplay of environmental filtering, neutral processes, and competition (Webb et al., 2002; </w:t>
      </w:r>
      <w:proofErr w:type="spellStart"/>
      <w:r>
        <w:t>Kembel</w:t>
      </w:r>
      <w:proofErr w:type="spellEnd"/>
      <w:r>
        <w:t xml:space="preserve"> and Hubbell, 2006; </w:t>
      </w:r>
      <w:proofErr w:type="spellStart"/>
      <w:r>
        <w:t>Machac</w:t>
      </w:r>
      <w:proofErr w:type="spellEnd"/>
      <w:r>
        <w:t xml:space="preserve"> et al., 2011). The </w:t>
      </w:r>
      <w:r>
        <w:lastRenderedPageBreak/>
        <w:t xml:space="preserve">similarity in richness patterns across taxonomic levels suggests that species across the many genera and subfamilies of ants along each gradient may be responding similarly to the combination of processes affecting speciation and community assembly. Nonetheless, given the disparate number of species within each ant genus or subfamily, the pattern of species richness may simply result from the richness pattern of the most </w:t>
      </w:r>
      <w:proofErr w:type="spellStart"/>
      <w:r>
        <w:t>speciose</w:t>
      </w:r>
      <w:proofErr w:type="spellEnd"/>
      <w:r>
        <w:t xml:space="preserve"> genus or subfamily along the gradient.</w:t>
      </w:r>
    </w:p>
    <w:p w14:paraId="598BCF0C" w14:textId="77777777" w:rsidR="00E91371" w:rsidRDefault="00BC308D" w:rsidP="00FF369E">
      <w:pPr>
        <w:pStyle w:val="Heading1"/>
        <w:spacing w:line="480" w:lineRule="auto"/>
      </w:pPr>
      <w:bookmarkStart w:id="44" w:name="dominant-taxa"/>
      <w:bookmarkEnd w:id="44"/>
      <w:r>
        <w:t>Dominant taxa</w:t>
      </w:r>
    </w:p>
    <w:p w14:paraId="6392E017" w14:textId="77777777" w:rsidR="00E91371" w:rsidRDefault="00BC308D" w:rsidP="00FF369E">
      <w:pPr>
        <w:pStyle w:val="Heading3"/>
        <w:spacing w:line="480" w:lineRule="auto"/>
      </w:pPr>
      <w:bookmarkStart w:id="45" w:name="most-speciose-genus"/>
      <w:bookmarkEnd w:id="45"/>
      <w:r>
        <w:t xml:space="preserve">Most </w:t>
      </w:r>
      <w:proofErr w:type="spellStart"/>
      <w:r>
        <w:t>speciose</w:t>
      </w:r>
      <w:proofErr w:type="spellEnd"/>
      <w:r>
        <w:t xml:space="preserve"> genus</w:t>
      </w:r>
    </w:p>
    <w:p w14:paraId="14ABBF4E" w14:textId="77777777" w:rsidR="00E91371" w:rsidRDefault="00BC308D" w:rsidP="00FF369E">
      <w:pPr>
        <w:spacing w:line="480" w:lineRule="auto"/>
      </w:pPr>
      <w:r>
        <w:t xml:space="preserve">The numerical dominance of the most </w:t>
      </w:r>
      <w:proofErr w:type="spellStart"/>
      <w:r>
        <w:t>speciose</w:t>
      </w:r>
      <w:proofErr w:type="spellEnd"/>
      <w:r>
        <w:t xml:space="preserve"> genus is highly variable among mountain ranges. The most </w:t>
      </w:r>
      <w:proofErr w:type="spellStart"/>
      <w:r>
        <w:t>speciose</w:t>
      </w:r>
      <w:proofErr w:type="spellEnd"/>
      <w:r>
        <w:t xml:space="preserve"> genus along each gradient comprises 7–31% of the total species richness of that gradient (mean ± SE: 20.0 ± 1.57%). These genera include </w:t>
      </w:r>
      <w:proofErr w:type="spellStart"/>
      <w:r>
        <w:rPr>
          <w:i/>
        </w:rPr>
        <w:t>Camponotus</w:t>
      </w:r>
      <w:proofErr w:type="spellEnd"/>
      <w:r>
        <w:t xml:space="preserve"> (</w:t>
      </w:r>
      <w:proofErr w:type="spellStart"/>
      <w:r>
        <w:t>Sabu</w:t>
      </w:r>
      <w:proofErr w:type="spellEnd"/>
      <w:r>
        <w:t xml:space="preserve"> et al., 2008), </w:t>
      </w:r>
      <w:r>
        <w:rPr>
          <w:i/>
        </w:rPr>
        <w:t>Formica</w:t>
      </w:r>
      <w:r>
        <w:t xml:space="preserve"> (Gregg, 1963; Allred, 1982; Wheeler and Wheeler, 1986; </w:t>
      </w:r>
      <w:proofErr w:type="spellStart"/>
      <w:r>
        <w:t>Hellrigl</w:t>
      </w:r>
      <w:proofErr w:type="spellEnd"/>
      <w:r>
        <w:t xml:space="preserve">, 2003; Glaser, 2006), </w:t>
      </w:r>
      <w:proofErr w:type="spellStart"/>
      <w:r>
        <w:rPr>
          <w:i/>
        </w:rPr>
        <w:t>Lasius</w:t>
      </w:r>
      <w:proofErr w:type="spellEnd"/>
      <w:r>
        <w:t xml:space="preserve"> (</w:t>
      </w:r>
      <w:proofErr w:type="spellStart"/>
      <w:r>
        <w:t>Karaman</w:t>
      </w:r>
      <w:proofErr w:type="spellEnd"/>
      <w:r>
        <w:t xml:space="preserve">, 2011), </w:t>
      </w:r>
      <w:proofErr w:type="spellStart"/>
      <w:r>
        <w:rPr>
          <w:i/>
        </w:rPr>
        <w:t>Pheidole</w:t>
      </w:r>
      <w:proofErr w:type="spellEnd"/>
      <w:r>
        <w:t xml:space="preserve"> (Moody and </w:t>
      </w:r>
      <w:proofErr w:type="spellStart"/>
      <w:r>
        <w:t>Francke</w:t>
      </w:r>
      <w:proofErr w:type="spellEnd"/>
      <w:r>
        <w:t xml:space="preserve">, 1982; Van Pelt, 1983; Samson et al., 1997; Fisher, 1998; </w:t>
      </w:r>
      <w:proofErr w:type="spellStart"/>
      <w:r>
        <w:t>Araújo</w:t>
      </w:r>
      <w:proofErr w:type="spellEnd"/>
      <w:r>
        <w:t xml:space="preserve"> and </w:t>
      </w:r>
      <w:proofErr w:type="spellStart"/>
      <w:r>
        <w:t>Fernandes</w:t>
      </w:r>
      <w:proofErr w:type="spellEnd"/>
      <w:r>
        <w:t xml:space="preserve">, 2003; Burwell and Nakamura, 2011; </w:t>
      </w:r>
      <w:proofErr w:type="spellStart"/>
      <w:r>
        <w:t>Longino</w:t>
      </w:r>
      <w:proofErr w:type="spellEnd"/>
      <w:r>
        <w:t xml:space="preserve"> and Colwell, 2011), </w:t>
      </w:r>
      <w:proofErr w:type="spellStart"/>
      <w:r>
        <w:rPr>
          <w:i/>
        </w:rPr>
        <w:t>Stenamma</w:t>
      </w:r>
      <w:proofErr w:type="spellEnd"/>
      <w:r>
        <w:t xml:space="preserve"> (</w:t>
      </w:r>
      <w:proofErr w:type="spellStart"/>
      <w:r>
        <w:t>Lessard</w:t>
      </w:r>
      <w:proofErr w:type="spellEnd"/>
      <w:r>
        <w:t xml:space="preserve"> et al., 2007), and </w:t>
      </w:r>
      <w:proofErr w:type="spellStart"/>
      <w:r>
        <w:rPr>
          <w:i/>
        </w:rPr>
        <w:t>Strumigenys</w:t>
      </w:r>
      <w:proofErr w:type="spellEnd"/>
      <w:r>
        <w:t xml:space="preserve"> (</w:t>
      </w:r>
      <w:proofErr w:type="spellStart"/>
      <w:r>
        <w:t>Sarnat</w:t>
      </w:r>
      <w:proofErr w:type="spellEnd"/>
      <w:r>
        <w:t xml:space="preserve"> and </w:t>
      </w:r>
      <w:proofErr w:type="spellStart"/>
      <w:r>
        <w:t>Economo</w:t>
      </w:r>
      <w:proofErr w:type="spellEnd"/>
      <w:r>
        <w:t xml:space="preserve">, 2012). The proportion of species within the most </w:t>
      </w:r>
      <w:proofErr w:type="spellStart"/>
      <w:r>
        <w:t>speciose</w:t>
      </w:r>
      <w:proofErr w:type="spellEnd"/>
      <w:r>
        <w:t xml:space="preserve"> genus does not vary predictably across latitudes (</w:t>
      </w:r>
      <w:r>
        <w:rPr>
          <w:i/>
        </w:rPr>
        <w:t>n</w:t>
      </w:r>
      <w:r>
        <w:t xml:space="preserve">=16, </w:t>
      </w:r>
      <w:r>
        <w:rPr>
          <w:i/>
        </w:rPr>
        <w:t>P</w:t>
      </w:r>
      <w:r>
        <w:t xml:space="preserve">=0.15, </w:t>
      </w:r>
      <w:r>
        <w:rPr>
          <w:i/>
        </w:rPr>
        <w:t>R</w:t>
      </w:r>
      <w:r>
        <w:rPr>
          <w:i/>
          <w:vertAlign w:val="superscript"/>
        </w:rPr>
        <w:t>2</w:t>
      </w:r>
      <w:r>
        <w:t>=0.08).</w:t>
      </w:r>
    </w:p>
    <w:p w14:paraId="1BD6CADC" w14:textId="77777777" w:rsidR="00E91371" w:rsidRDefault="00BC308D" w:rsidP="00FF369E">
      <w:pPr>
        <w:spacing w:line="480" w:lineRule="auto"/>
      </w:pPr>
      <w:r>
        <w:t xml:space="preserve">The species richness of the most </w:t>
      </w:r>
      <w:proofErr w:type="spellStart"/>
      <w:r>
        <w:t>speciose</w:t>
      </w:r>
      <w:proofErr w:type="spellEnd"/>
      <w:r>
        <w:t xml:space="preserve"> genus, of course, strongly predicts richness across elevations (</w:t>
      </w:r>
      <w:r>
        <w:rPr>
          <w:i/>
        </w:rPr>
        <w:t>R^2</w:t>
      </w:r>
      <w:r>
        <w:t xml:space="preserve"> mean: 0.79). However, the overall pattern is not driven solely by this single genus. Instead, the species richness pattern of the most </w:t>
      </w:r>
      <w:proofErr w:type="spellStart"/>
      <w:r>
        <w:t>speciose</w:t>
      </w:r>
      <w:proofErr w:type="spellEnd"/>
      <w:r>
        <w:t xml:space="preserve"> genus is typically similar to the richness pattern of the remaining species. Along most </w:t>
      </w:r>
      <w:r>
        <w:lastRenderedPageBreak/>
        <w:t xml:space="preserve">gradients, the richness of the most </w:t>
      </w:r>
      <w:proofErr w:type="spellStart"/>
      <w:r>
        <w:t>speciose</w:t>
      </w:r>
      <w:proofErr w:type="spellEnd"/>
      <w:r>
        <w:t xml:space="preserve"> genus predicts the richness of the remaining genera quite well (Fig. 5a; </w:t>
      </w:r>
      <w:r>
        <w:rPr>
          <w:i/>
        </w:rPr>
        <w:t>R</w:t>
      </w:r>
      <w:r>
        <w:rPr>
          <w:i/>
          <w:vertAlign w:val="superscript"/>
        </w:rPr>
        <w:t>2</w:t>
      </w:r>
      <w:r>
        <w:t xml:space="preserve"> mean: 0.69), though the relationship is variable among gradients (</w:t>
      </w:r>
      <w:r>
        <w:rPr>
          <w:i/>
        </w:rPr>
        <w:t>b</w:t>
      </w:r>
      <w:r>
        <w:t xml:space="preserve"> mean: 3.5, range: -0.9–10.8). Many of the non-dominant genera are neither </w:t>
      </w:r>
      <w:proofErr w:type="spellStart"/>
      <w:r>
        <w:t>speciose</w:t>
      </w:r>
      <w:proofErr w:type="spellEnd"/>
      <w:r>
        <w:t xml:space="preserve"> nor widespread enough to reliably discern a species richness pattern. Those that are, however, </w:t>
      </w:r>
      <w:proofErr w:type="gramStart"/>
      <w:r>
        <w:t>tend</w:t>
      </w:r>
      <w:proofErr w:type="gramEnd"/>
      <w:r>
        <w:t xml:space="preserve"> to show a qualitatively similar </w:t>
      </w:r>
      <w:proofErr w:type="spellStart"/>
      <w:r>
        <w:t>elevational</w:t>
      </w:r>
      <w:proofErr w:type="spellEnd"/>
      <w:r>
        <w:t xml:space="preserve"> richness pattern both to the overall pattern and to that of the most </w:t>
      </w:r>
      <w:proofErr w:type="spellStart"/>
      <w:r>
        <w:t>speciose</w:t>
      </w:r>
      <w:proofErr w:type="spellEnd"/>
      <w:r>
        <w:t xml:space="preserve"> genus.</w:t>
      </w:r>
    </w:p>
    <w:p w14:paraId="1A312441" w14:textId="77777777" w:rsidR="00E91371" w:rsidRDefault="00BC308D" w:rsidP="00FF369E">
      <w:pPr>
        <w:pStyle w:val="Heading3"/>
        <w:spacing w:line="480" w:lineRule="auto"/>
      </w:pPr>
      <w:bookmarkStart w:id="46" w:name="most-speciose-subfamily"/>
      <w:bookmarkEnd w:id="46"/>
      <w:r>
        <w:t xml:space="preserve">Most </w:t>
      </w:r>
      <w:proofErr w:type="spellStart"/>
      <w:r>
        <w:t>speciose</w:t>
      </w:r>
      <w:proofErr w:type="spellEnd"/>
      <w:r>
        <w:t xml:space="preserve"> subfamily</w:t>
      </w:r>
    </w:p>
    <w:p w14:paraId="6A488C48" w14:textId="72D0BE28" w:rsidR="00E91371" w:rsidRDefault="00FD4A68" w:rsidP="00FF369E">
      <w:pPr>
        <w:spacing w:line="480" w:lineRule="auto"/>
      </w:pPr>
      <w:r>
        <w:rPr>
          <w:noProof/>
        </w:rPr>
        <w:drawing>
          <wp:anchor distT="0" distB="0" distL="114300" distR="114300" simplePos="0" relativeHeight="251666432" behindDoc="0" locked="0" layoutInCell="1" allowOverlap="1" wp14:anchorId="21F7CC2D" wp14:editId="4D1BECE8">
            <wp:simplePos x="0" y="0"/>
            <wp:positionH relativeFrom="column">
              <wp:posOffset>0</wp:posOffset>
            </wp:positionH>
            <wp:positionV relativeFrom="paragraph">
              <wp:posOffset>2194560</wp:posOffset>
            </wp:positionV>
            <wp:extent cx="5486400" cy="2286000"/>
            <wp:effectExtent l="0" t="0" r="0" b="0"/>
            <wp:wrapSquare wrapText="bothSides"/>
            <wp:docPr id="5" name="Picture"/>
            <wp:cNvGraphicFramePr/>
            <a:graphic xmlns:a="http://schemas.openxmlformats.org/drawingml/2006/main">
              <a:graphicData uri="http://schemas.openxmlformats.org/drawingml/2006/picture">
                <pic:pic xmlns:pic="http://schemas.openxmlformats.org/drawingml/2006/picture">
                  <pic:nvPicPr>
                    <pic:cNvPr id="0" name="Picture" descr="pubFigs/Fig5.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86400" cy="2286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6D12EC">
        <w:rPr>
          <w:noProof/>
        </w:rPr>
        <w:pict w14:anchorId="3734A4F1">
          <v:shape id="_x0000_s1032" type="#_x0000_t202" style="position:absolute;left:0;text-align:left;margin-left:0;margin-top:352.8pt;width:6in;height:108pt;z-index:251667456;mso-wrap-edited:f;mso-position-horizontal-relative:text;mso-position-vertical-relative:text" wrapcoords="0 0 21600 0 21600 21600 0 21600 0 0" filled="f" stroked="f">
            <v:fill o:detectmouseclick="t"/>
            <v:textbox inset=",7.2pt,,7.2pt">
              <w:txbxContent>
                <w:p w14:paraId="4110494B" w14:textId="77777777" w:rsidR="00D4054E" w:rsidRPr="00FD4A68" w:rsidRDefault="00D4054E" w:rsidP="00FD4A68">
                  <w:pPr>
                    <w:ind w:firstLine="0"/>
                    <w:rPr>
                      <w:sz w:val="20"/>
                      <w:szCs w:val="20"/>
                    </w:rPr>
                  </w:pPr>
                  <w:r w:rsidRPr="00FD4A68">
                    <w:rPr>
                      <w:b/>
                      <w:sz w:val="20"/>
                      <w:szCs w:val="20"/>
                    </w:rPr>
                    <w:t>Fig 5</w:t>
                  </w:r>
                  <w:r w:rsidRPr="00FD4A68">
                    <w:rPr>
                      <w:sz w:val="20"/>
                      <w:szCs w:val="20"/>
                    </w:rPr>
                    <w:t xml:space="preserve"> Richness of the most </w:t>
                  </w:r>
                  <w:proofErr w:type="spellStart"/>
                  <w:r w:rsidRPr="00FD4A68">
                    <w:rPr>
                      <w:sz w:val="20"/>
                      <w:szCs w:val="20"/>
                    </w:rPr>
                    <w:t>speciose</w:t>
                  </w:r>
                  <w:proofErr w:type="spellEnd"/>
                  <w:r w:rsidRPr="00FD4A68">
                    <w:rPr>
                      <w:sz w:val="20"/>
                      <w:szCs w:val="20"/>
                    </w:rPr>
                    <w:t xml:space="preserve"> genus or subfamily predicts the richness of the remaining species. (a) The </w:t>
                  </w:r>
                  <w:proofErr w:type="spellStart"/>
                  <w:r w:rsidRPr="00FD4A68">
                    <w:rPr>
                      <w:sz w:val="20"/>
                      <w:szCs w:val="20"/>
                    </w:rPr>
                    <w:t>elevational</w:t>
                  </w:r>
                  <w:proofErr w:type="spellEnd"/>
                  <w:r w:rsidRPr="00FD4A68">
                    <w:rPr>
                      <w:sz w:val="20"/>
                      <w:szCs w:val="20"/>
                    </w:rPr>
                    <w:t xml:space="preserve"> richness pattern of the most </w:t>
                  </w:r>
                  <w:proofErr w:type="spellStart"/>
                  <w:r w:rsidRPr="00FD4A68">
                    <w:rPr>
                      <w:sz w:val="20"/>
                      <w:szCs w:val="20"/>
                    </w:rPr>
                    <w:t>speciose</w:t>
                  </w:r>
                  <w:proofErr w:type="spellEnd"/>
                  <w:r w:rsidRPr="00FD4A68">
                    <w:rPr>
                      <w:sz w:val="20"/>
                      <w:szCs w:val="20"/>
                    </w:rPr>
                    <w:t xml:space="preserve"> genus is nested within the richness pattern of the remaining species for most gradients. The trend is apparent with all datasets combined (black line) and within each </w:t>
                  </w:r>
                  <w:proofErr w:type="gramStart"/>
                  <w:r w:rsidRPr="00FD4A68">
                    <w:rPr>
                      <w:sz w:val="20"/>
                      <w:szCs w:val="20"/>
                    </w:rPr>
                    <w:t>gradients</w:t>
                  </w:r>
                  <w:proofErr w:type="gramEnd"/>
                  <w:r w:rsidRPr="00FD4A68">
                    <w:rPr>
                      <w:sz w:val="20"/>
                      <w:szCs w:val="20"/>
                    </w:rPr>
                    <w:t xml:space="preserve"> (gray lines). There is, however, much variability in the slope of the relationship among gradients. (b) The </w:t>
                  </w:r>
                  <w:proofErr w:type="spellStart"/>
                  <w:r w:rsidRPr="00FD4A68">
                    <w:rPr>
                      <w:sz w:val="20"/>
                      <w:szCs w:val="20"/>
                    </w:rPr>
                    <w:t>nestedness</w:t>
                  </w:r>
                  <w:proofErr w:type="spellEnd"/>
                  <w:r w:rsidRPr="00FD4A68">
                    <w:rPr>
                      <w:sz w:val="20"/>
                      <w:szCs w:val="20"/>
                    </w:rPr>
                    <w:t xml:space="preserve"> of the richness patterns becomes stronger at the subfamily level. The relationship is strong with all datasets combined (black line) and much less variable among transects (gray lines) compared to the genus level.</w:t>
                  </w:r>
                </w:p>
                <w:p w14:paraId="514EB4A1" w14:textId="77777777" w:rsidR="00D4054E" w:rsidRPr="00FD4A68" w:rsidRDefault="00D4054E" w:rsidP="00FD4A68">
                  <w:pPr>
                    <w:ind w:firstLine="0"/>
                    <w:rPr>
                      <w:sz w:val="20"/>
                      <w:szCs w:val="20"/>
                    </w:rPr>
                  </w:pPr>
                </w:p>
              </w:txbxContent>
            </v:textbox>
            <w10:wrap type="tight"/>
          </v:shape>
        </w:pict>
      </w:r>
      <w:r w:rsidR="00BC308D">
        <w:t xml:space="preserve">The numerical dominance of the most </w:t>
      </w:r>
      <w:proofErr w:type="spellStart"/>
      <w:r w:rsidR="00BC308D">
        <w:t>speciose</w:t>
      </w:r>
      <w:proofErr w:type="spellEnd"/>
      <w:r w:rsidR="00BC308D">
        <w:t xml:space="preserve"> subfamily is highly variable among mountain ranges. The most </w:t>
      </w:r>
      <w:proofErr w:type="spellStart"/>
      <w:r w:rsidR="00BC308D">
        <w:t>speciose</w:t>
      </w:r>
      <w:proofErr w:type="spellEnd"/>
      <w:r w:rsidR="00BC308D">
        <w:t xml:space="preserve"> subfamily along each gradient comprises 39–73% of the total species richness (mean ± SE: 54.5 ± 2.04%). Along a given gradient, one of two subfamilies are dominant: </w:t>
      </w:r>
      <w:proofErr w:type="spellStart"/>
      <w:r w:rsidR="00BC308D">
        <w:t>Formicinae</w:t>
      </w:r>
      <w:proofErr w:type="spellEnd"/>
      <w:r w:rsidR="00BC308D">
        <w:t xml:space="preserve"> (Gregg, 1963; Allred, 1982; Wheeler and Wheeler, 1986; </w:t>
      </w:r>
      <w:proofErr w:type="spellStart"/>
      <w:r w:rsidR="00BC308D">
        <w:t>Hellrigl</w:t>
      </w:r>
      <w:proofErr w:type="spellEnd"/>
      <w:r w:rsidR="00BC308D">
        <w:t xml:space="preserve">, 2003; Glaser, 2006) or </w:t>
      </w:r>
      <w:proofErr w:type="spellStart"/>
      <w:r w:rsidR="00BC308D">
        <w:t>Myrmicinae</w:t>
      </w:r>
      <w:proofErr w:type="spellEnd"/>
      <w:r w:rsidR="00BC308D">
        <w:t xml:space="preserve"> (Moody and </w:t>
      </w:r>
      <w:proofErr w:type="spellStart"/>
      <w:r w:rsidR="00BC308D">
        <w:t>Francke</w:t>
      </w:r>
      <w:proofErr w:type="spellEnd"/>
      <w:r w:rsidR="00BC308D">
        <w:t xml:space="preserve">, 1982; Van Pelt, 1983; Samson et al., 1997; Fisher, 1998; </w:t>
      </w:r>
      <w:proofErr w:type="spellStart"/>
      <w:r w:rsidR="00BC308D">
        <w:t>Araújo</w:t>
      </w:r>
      <w:proofErr w:type="spellEnd"/>
      <w:r w:rsidR="00BC308D">
        <w:t xml:space="preserve"> and </w:t>
      </w:r>
      <w:proofErr w:type="spellStart"/>
      <w:r w:rsidR="00BC308D">
        <w:t>Fernandes</w:t>
      </w:r>
      <w:proofErr w:type="spellEnd"/>
      <w:r w:rsidR="00BC308D">
        <w:t xml:space="preserve">, 2003; </w:t>
      </w:r>
      <w:proofErr w:type="spellStart"/>
      <w:r w:rsidR="00BC308D">
        <w:t>Lessard</w:t>
      </w:r>
      <w:proofErr w:type="spellEnd"/>
      <w:r w:rsidR="00BC308D">
        <w:t xml:space="preserve"> et al., </w:t>
      </w:r>
      <w:r w:rsidR="00BC308D">
        <w:lastRenderedPageBreak/>
        <w:t xml:space="preserve">2007; </w:t>
      </w:r>
      <w:proofErr w:type="spellStart"/>
      <w:r w:rsidR="00BC308D">
        <w:t>Sabu</w:t>
      </w:r>
      <w:proofErr w:type="spellEnd"/>
      <w:r w:rsidR="00BC308D">
        <w:t xml:space="preserve"> et al., 2008; Burwell and Nakamura, 2011; </w:t>
      </w:r>
      <w:proofErr w:type="spellStart"/>
      <w:r w:rsidR="00BC308D">
        <w:t>Karaman</w:t>
      </w:r>
      <w:proofErr w:type="spellEnd"/>
      <w:r w:rsidR="00BC308D">
        <w:t xml:space="preserve">, 2011; </w:t>
      </w:r>
      <w:proofErr w:type="spellStart"/>
      <w:r w:rsidR="00BC308D">
        <w:t>Longino</w:t>
      </w:r>
      <w:proofErr w:type="spellEnd"/>
      <w:r w:rsidR="00BC308D">
        <w:t xml:space="preserve"> and Colwell, 2011; </w:t>
      </w:r>
      <w:proofErr w:type="spellStart"/>
      <w:r w:rsidR="00BC308D">
        <w:t>Sarnat</w:t>
      </w:r>
      <w:proofErr w:type="spellEnd"/>
      <w:r w:rsidR="00BC308D">
        <w:t xml:space="preserve"> and </w:t>
      </w:r>
      <w:proofErr w:type="spellStart"/>
      <w:r w:rsidR="00BC308D">
        <w:t>Economo</w:t>
      </w:r>
      <w:proofErr w:type="spellEnd"/>
      <w:r w:rsidR="00BC308D">
        <w:t xml:space="preserve">, 2012). There is no latitudinal trend in the proportion of species contained within the most </w:t>
      </w:r>
      <w:proofErr w:type="spellStart"/>
      <w:r w:rsidR="00BC308D">
        <w:t>speciose</w:t>
      </w:r>
      <w:proofErr w:type="spellEnd"/>
      <w:r w:rsidR="00BC308D">
        <w:t xml:space="preserve"> subfamily (</w:t>
      </w:r>
      <w:r w:rsidR="00BC308D">
        <w:rPr>
          <w:i/>
        </w:rPr>
        <w:t>n</w:t>
      </w:r>
      <w:r w:rsidR="00BC308D">
        <w:t xml:space="preserve">=16, </w:t>
      </w:r>
      <w:r w:rsidR="00BC308D">
        <w:rPr>
          <w:i/>
        </w:rPr>
        <w:t>P</w:t>
      </w:r>
      <w:r w:rsidR="00BC308D">
        <w:t xml:space="preserve">=0.38, </w:t>
      </w:r>
      <w:r w:rsidR="00BC308D">
        <w:rPr>
          <w:i/>
        </w:rPr>
        <w:t>R</w:t>
      </w:r>
      <w:r w:rsidR="00BC308D">
        <w:rPr>
          <w:i/>
          <w:vertAlign w:val="superscript"/>
        </w:rPr>
        <w:t>2</w:t>
      </w:r>
      <w:r w:rsidR="00BC308D">
        <w:t>=0.06).</w:t>
      </w:r>
    </w:p>
    <w:p w14:paraId="7C3A889C" w14:textId="77777777" w:rsidR="00E91371" w:rsidRDefault="00BC308D" w:rsidP="00FF369E">
      <w:pPr>
        <w:spacing w:line="480" w:lineRule="auto"/>
      </w:pPr>
      <w:r>
        <w:t xml:space="preserve">As with the dominant genus, the species richness within the most </w:t>
      </w:r>
      <w:proofErr w:type="spellStart"/>
      <w:r>
        <w:t>speciose</w:t>
      </w:r>
      <w:proofErr w:type="spellEnd"/>
      <w:r>
        <w:t xml:space="preserve"> subfamily is remarkably similar across elevations both to the richness of all species (</w:t>
      </w:r>
      <w:r>
        <w:rPr>
          <w:i/>
        </w:rPr>
        <w:t>R</w:t>
      </w:r>
      <w:r>
        <w:rPr>
          <w:i/>
          <w:vertAlign w:val="superscript"/>
        </w:rPr>
        <w:t>2</w:t>
      </w:r>
      <w:r>
        <w:t xml:space="preserve"> mean: 0.97) and to the richness of species in non-dominant subfamilies (Fig. 5b; </w:t>
      </w:r>
      <w:r>
        <w:rPr>
          <w:i/>
        </w:rPr>
        <w:t>R</w:t>
      </w:r>
      <w:r>
        <w:rPr>
          <w:i/>
          <w:vertAlign w:val="superscript"/>
        </w:rPr>
        <w:t>2</w:t>
      </w:r>
      <w:r>
        <w:t xml:space="preserve"> mean: 0.81). </w:t>
      </w:r>
      <w:commentRangeStart w:id="47"/>
      <w:r>
        <w:t xml:space="preserve">Thus, the total species richness pattern is not simply a product of the most </w:t>
      </w:r>
      <w:proofErr w:type="spellStart"/>
      <w:r>
        <w:t>speciose</w:t>
      </w:r>
      <w:proofErr w:type="spellEnd"/>
      <w:r>
        <w:t xml:space="preserve"> subfamily.</w:t>
      </w:r>
      <w:commentRangeEnd w:id="47"/>
      <w:r w:rsidR="00D4054E">
        <w:rPr>
          <w:rStyle w:val="CommentReference"/>
        </w:rPr>
        <w:commentReference w:id="47"/>
      </w:r>
      <w:r>
        <w:t xml:space="preserve"> Rather, the dominant subfamily shows the same richness pattern as the remaining subfamilies. Furthermore, the richness pattern of each subfamily is often qualitatively similar both to the overall richness pattern and to the pattern of the most </w:t>
      </w:r>
      <w:proofErr w:type="spellStart"/>
      <w:r>
        <w:t>speciose</w:t>
      </w:r>
      <w:proofErr w:type="spellEnd"/>
      <w:r>
        <w:t xml:space="preserve"> subfamily.</w:t>
      </w:r>
    </w:p>
    <w:p w14:paraId="6C97BC6F" w14:textId="77777777" w:rsidR="00E91371" w:rsidRDefault="00BC308D" w:rsidP="00FF369E">
      <w:pPr>
        <w:spacing w:line="480" w:lineRule="auto"/>
      </w:pPr>
      <w:r>
        <w:t xml:space="preserve">Ant species richness patterns across elevations are not, therefore, driven by a single </w:t>
      </w:r>
      <w:proofErr w:type="spellStart"/>
      <w:r>
        <w:t>subtaxon</w:t>
      </w:r>
      <w:proofErr w:type="spellEnd"/>
      <w:r>
        <w:t xml:space="preserve">, but rather emerge from the congruent, nested richness patterns of many genera and subfamilies. The richness pattern within each </w:t>
      </w:r>
      <w:proofErr w:type="spellStart"/>
      <w:r>
        <w:t>subtaxon</w:t>
      </w:r>
      <w:proofErr w:type="spellEnd"/>
      <w:r>
        <w:t xml:space="preserve"> tends to be broadly similar to that of the whole. This suggests that the key factors shaping the richness of ants across a given </w:t>
      </w:r>
      <w:proofErr w:type="spellStart"/>
      <w:r>
        <w:t>elevational</w:t>
      </w:r>
      <w:proofErr w:type="spellEnd"/>
      <w:r>
        <w:t xml:space="preserve"> gradient may act on the majority of ant </w:t>
      </w:r>
      <w:proofErr w:type="spellStart"/>
      <w:r>
        <w:t>subtaxa</w:t>
      </w:r>
      <w:proofErr w:type="spellEnd"/>
      <w:r>
        <w:t xml:space="preserve"> similarly, regardless of ecological differences.</w:t>
      </w:r>
    </w:p>
    <w:p w14:paraId="1424E098" w14:textId="77777777" w:rsidR="00E91371" w:rsidRDefault="00BC308D" w:rsidP="00FF369E">
      <w:pPr>
        <w:pStyle w:val="Heading1"/>
        <w:spacing w:line="480" w:lineRule="auto"/>
      </w:pPr>
      <w:bookmarkStart w:id="48" w:name="research-gaps"/>
      <w:bookmarkEnd w:id="48"/>
      <w:r>
        <w:t>Research gaps</w:t>
      </w:r>
    </w:p>
    <w:p w14:paraId="65C8DAD8" w14:textId="77777777" w:rsidR="00E91371" w:rsidRDefault="00BC308D" w:rsidP="00FF369E">
      <w:pPr>
        <w:spacing w:line="480" w:lineRule="auto"/>
      </w:pPr>
      <w:r>
        <w:t xml:space="preserve">Because </w:t>
      </w:r>
      <w:proofErr w:type="spellStart"/>
      <w:r>
        <w:t>elevational</w:t>
      </w:r>
      <w:proofErr w:type="spellEnd"/>
      <w:r>
        <w:t xml:space="preserve"> richness patterns tend to differ primarily at the mountain base (</w:t>
      </w:r>
      <w:proofErr w:type="spellStart"/>
      <w:r>
        <w:t>Diniz-Filho</w:t>
      </w:r>
      <w:proofErr w:type="spellEnd"/>
      <w:r>
        <w:t xml:space="preserve"> et al., 2010), sampling within the lowest 400m is critical to reliably detect the underlying pattern. Additionally, though a multitude of hypotheses have been proposed as drivers of ant community structure and diversity along </w:t>
      </w:r>
      <w:proofErr w:type="spellStart"/>
      <w:r>
        <w:t>elevational</w:t>
      </w:r>
      <w:proofErr w:type="spellEnd"/>
      <w:r>
        <w:t xml:space="preserve"> gradients (Samson et al., 1997; </w:t>
      </w:r>
      <w:proofErr w:type="spellStart"/>
      <w:r>
        <w:t>Botes</w:t>
      </w:r>
      <w:proofErr w:type="spellEnd"/>
      <w:r>
        <w:t xml:space="preserve"> et al., 2006; e.g., </w:t>
      </w:r>
      <w:proofErr w:type="spellStart"/>
      <w:r>
        <w:t>Longino</w:t>
      </w:r>
      <w:proofErr w:type="spellEnd"/>
      <w:r>
        <w:t xml:space="preserve"> and Colwell, 2011), the data </w:t>
      </w:r>
      <w:r>
        <w:lastRenderedPageBreak/>
        <w:t>required to rigorously evaluate many of these hypotheses are lacking at a broad scale. In particular, habitat complexity, such as vegetation structure or leaf litter depth, has been suggested as a driver of ant diversity (</w:t>
      </w:r>
      <w:proofErr w:type="spellStart"/>
      <w:r>
        <w:t>Lassau</w:t>
      </w:r>
      <w:proofErr w:type="spellEnd"/>
      <w:r>
        <w:t xml:space="preserve"> and </w:t>
      </w:r>
      <w:proofErr w:type="spellStart"/>
      <w:r>
        <w:t>Hochuli</w:t>
      </w:r>
      <w:proofErr w:type="spellEnd"/>
      <w:r>
        <w:t xml:space="preserve">, 2004; </w:t>
      </w:r>
      <w:proofErr w:type="spellStart"/>
      <w:r>
        <w:t>Sarty</w:t>
      </w:r>
      <w:proofErr w:type="spellEnd"/>
      <w:r>
        <w:t xml:space="preserve"> et al., 2006; Pacheco and </w:t>
      </w:r>
      <w:proofErr w:type="spellStart"/>
      <w:r>
        <w:t>Vasconcelos</w:t>
      </w:r>
      <w:proofErr w:type="spellEnd"/>
      <w:r>
        <w:t xml:space="preserve">, 2011; </w:t>
      </w:r>
      <w:proofErr w:type="spellStart"/>
      <w:r>
        <w:t>Bharti</w:t>
      </w:r>
      <w:proofErr w:type="spellEnd"/>
      <w:r>
        <w:t xml:space="preserve"> et al., 2013). Such data have not been widely collected across </w:t>
      </w:r>
      <w:proofErr w:type="spellStart"/>
      <w:r>
        <w:t>elevational</w:t>
      </w:r>
      <w:proofErr w:type="spellEnd"/>
      <w:r>
        <w:t xml:space="preserve"> gradients with ant species data. Further, we know little about the ranges and less about the basic natural history of many ant species (</w:t>
      </w:r>
      <w:proofErr w:type="spellStart"/>
      <w:r>
        <w:t>Lanan</w:t>
      </w:r>
      <w:proofErr w:type="spellEnd"/>
      <w:r>
        <w:t>, 2014). Dietary, foraging, and nesting habits can vary dramatically within a genus and even within a species (</w:t>
      </w:r>
      <w:proofErr w:type="spellStart"/>
      <w:r>
        <w:t>Hölldobler</w:t>
      </w:r>
      <w:proofErr w:type="spellEnd"/>
      <w:r>
        <w:t xml:space="preserve"> and Wilson, 1990). Understanding how biotic interactions and variation in their strength affect ant communities across elevations relies on thoroughly detailing behavior and interactions across a wide taxonomic variety of ant species. Ant communities can also vary substantially across seasons and years (Bishop et al., 2014), variation that has rarely been accounted for. A greater focus on seasonal and annual fluctuations will inform mechanistic approaches to understanding patterns of ant communities. Finally, a recent phylogenetic analysis of tropical ants across elevations found that the ant communities were </w:t>
      </w:r>
      <w:proofErr w:type="spellStart"/>
      <w:r>
        <w:t>phylogenetically</w:t>
      </w:r>
      <w:proofErr w:type="spellEnd"/>
      <w:r>
        <w:t xml:space="preserve"> clustered, suggesting a strong role of environmental filtering (Smith et al., 2014). Increased focus on phylogenetic patterns may help to disentangle the interplay of ecological and evolutionary processes in shaping ant communities (</w:t>
      </w:r>
      <w:proofErr w:type="spellStart"/>
      <w:r>
        <w:t>Machac</w:t>
      </w:r>
      <w:proofErr w:type="spellEnd"/>
      <w:r>
        <w:t xml:space="preserve"> et al., 2011; Smith et al., 2014).</w:t>
      </w:r>
    </w:p>
    <w:p w14:paraId="65807013" w14:textId="77777777" w:rsidR="00E91371" w:rsidRDefault="00BC308D" w:rsidP="00FF369E">
      <w:pPr>
        <w:pStyle w:val="Heading1"/>
        <w:spacing w:line="480" w:lineRule="auto"/>
      </w:pPr>
      <w:bookmarkStart w:id="49" w:name="conclusion"/>
      <w:bookmarkEnd w:id="49"/>
      <w:r>
        <w:t>Conclusion</w:t>
      </w:r>
    </w:p>
    <w:p w14:paraId="0B58806B" w14:textId="77777777" w:rsidR="00E91371" w:rsidRDefault="00BC308D" w:rsidP="00FF369E">
      <w:pPr>
        <w:spacing w:line="480" w:lineRule="auto"/>
      </w:pPr>
      <w:r>
        <w:t xml:space="preserve">In summary, ant </w:t>
      </w:r>
      <w:proofErr w:type="spellStart"/>
      <w:r>
        <w:t>elevational</w:t>
      </w:r>
      <w:proofErr w:type="spellEnd"/>
      <w:r>
        <w:t xml:space="preserve"> ranges are narrowest at tropical latitudes, leading to higher gradient-wide beta diversity and high species turnover. This trend becomes less distinct at higher taxonomic levels where </w:t>
      </w:r>
      <w:proofErr w:type="spellStart"/>
      <w:r>
        <w:t>elevational</w:t>
      </w:r>
      <w:proofErr w:type="spellEnd"/>
      <w:r>
        <w:t xml:space="preserve"> ranges become broader and communities become increasingly nested. The </w:t>
      </w:r>
      <w:proofErr w:type="spellStart"/>
      <w:r>
        <w:t>elevational</w:t>
      </w:r>
      <w:proofErr w:type="spellEnd"/>
      <w:r>
        <w:t xml:space="preserve"> species richness patterns, </w:t>
      </w:r>
      <w:r>
        <w:lastRenderedPageBreak/>
        <w:t xml:space="preserve">which, in contrast to </w:t>
      </w:r>
      <w:proofErr w:type="spellStart"/>
      <w:r>
        <w:t>elevational</w:t>
      </w:r>
      <w:proofErr w:type="spellEnd"/>
      <w:r>
        <w:t xml:space="preserve"> ranges and beta diversity, do not vary systematically across latitudes, are a conglomerate property across subfamilies and genera rather than just a function of the most </w:t>
      </w:r>
      <w:proofErr w:type="spellStart"/>
      <w:r>
        <w:t>speciose</w:t>
      </w:r>
      <w:proofErr w:type="spellEnd"/>
      <w:r>
        <w:t xml:space="preserve"> </w:t>
      </w:r>
      <w:proofErr w:type="spellStart"/>
      <w:r>
        <w:t>subtaxon</w:t>
      </w:r>
      <w:proofErr w:type="spellEnd"/>
      <w:r>
        <w:t xml:space="preserve">. The </w:t>
      </w:r>
      <w:commentRangeStart w:id="50"/>
      <w:r>
        <w:t xml:space="preserve">broad similarity </w:t>
      </w:r>
      <w:commentRangeEnd w:id="50"/>
      <w:r w:rsidR="00D4054E">
        <w:rPr>
          <w:rStyle w:val="CommentReference"/>
        </w:rPr>
        <w:commentReference w:id="50"/>
      </w:r>
      <w:r>
        <w:t xml:space="preserve">of richness patterns along a given gradient, including among species, within and among genera, and within and among subfamilies, suggests that despite large biological differences, similar factors may influence the </w:t>
      </w:r>
      <w:proofErr w:type="spellStart"/>
      <w:r>
        <w:t>elevational</w:t>
      </w:r>
      <w:proofErr w:type="spellEnd"/>
      <w:r>
        <w:t xml:space="preserve"> distribution of ant species across many genera and subfamilies. Thus, while range sizes and changes in species composition are inherently tied to variation in species richness, they perhaps are not as directly relevant to richness patterns at the scale of </w:t>
      </w:r>
      <w:proofErr w:type="spellStart"/>
      <w:r>
        <w:t>elevational</w:t>
      </w:r>
      <w:proofErr w:type="spellEnd"/>
      <w:r>
        <w:t xml:space="preserve"> gradients.</w:t>
      </w:r>
    </w:p>
    <w:p w14:paraId="5EB80B3E" w14:textId="058F5EF9" w:rsidR="00E91371" w:rsidRDefault="00BC308D" w:rsidP="00BC308D">
      <w:pPr>
        <w:spacing w:after="200"/>
        <w:ind w:firstLine="0"/>
      </w:pPr>
      <w:r>
        <w:br w:type="page"/>
      </w:r>
    </w:p>
    <w:p w14:paraId="41778C34" w14:textId="77777777" w:rsidR="00E91371" w:rsidRDefault="00BC308D">
      <w:pPr>
        <w:pStyle w:val="Heading1"/>
      </w:pPr>
      <w:bookmarkStart w:id="51" w:name="references"/>
      <w:bookmarkEnd w:id="51"/>
      <w:r>
        <w:lastRenderedPageBreak/>
        <w:t>References</w:t>
      </w:r>
    </w:p>
    <w:p w14:paraId="224A8873" w14:textId="77777777" w:rsidR="00E91371" w:rsidRPr="00BC308D" w:rsidRDefault="00BC308D">
      <w:pPr>
        <w:pStyle w:val="Bibliography"/>
        <w:rPr>
          <w:sz w:val="20"/>
          <w:szCs w:val="20"/>
        </w:rPr>
      </w:pPr>
      <w:proofErr w:type="gramStart"/>
      <w:r w:rsidRPr="00BC308D">
        <w:rPr>
          <w:sz w:val="20"/>
          <w:szCs w:val="20"/>
        </w:rPr>
        <w:t>Allred, D. 1982.</w:t>
      </w:r>
      <w:proofErr w:type="gramEnd"/>
      <w:r w:rsidRPr="00BC308D">
        <w:rPr>
          <w:sz w:val="20"/>
          <w:szCs w:val="20"/>
        </w:rPr>
        <w:t xml:space="preserve"> </w:t>
      </w:r>
      <w:proofErr w:type="gramStart"/>
      <w:r w:rsidRPr="00BC308D">
        <w:rPr>
          <w:sz w:val="20"/>
          <w:szCs w:val="20"/>
        </w:rPr>
        <w:t>Ants of Utah.</w:t>
      </w:r>
      <w:proofErr w:type="gramEnd"/>
      <w:r w:rsidRPr="00BC308D">
        <w:rPr>
          <w:sz w:val="20"/>
          <w:szCs w:val="20"/>
        </w:rPr>
        <w:t xml:space="preserve"> </w:t>
      </w:r>
      <w:r w:rsidRPr="00BC308D">
        <w:rPr>
          <w:i/>
          <w:sz w:val="20"/>
          <w:szCs w:val="20"/>
        </w:rPr>
        <w:t>The Great Basin Naturalist</w:t>
      </w:r>
      <w:r w:rsidRPr="00BC308D">
        <w:rPr>
          <w:sz w:val="20"/>
          <w:szCs w:val="20"/>
        </w:rPr>
        <w:t xml:space="preserve"> </w:t>
      </w:r>
      <w:r w:rsidRPr="00BC308D">
        <w:rPr>
          <w:b/>
          <w:sz w:val="20"/>
          <w:szCs w:val="20"/>
        </w:rPr>
        <w:t>42</w:t>
      </w:r>
      <w:r w:rsidRPr="00BC308D">
        <w:rPr>
          <w:sz w:val="20"/>
          <w:szCs w:val="20"/>
        </w:rPr>
        <w:t>: 415–511</w:t>
      </w:r>
    </w:p>
    <w:p w14:paraId="20616A4A" w14:textId="77777777" w:rsidR="00E91371" w:rsidRPr="00BC308D" w:rsidRDefault="00BC308D">
      <w:pPr>
        <w:pStyle w:val="Bibliography"/>
        <w:rPr>
          <w:sz w:val="20"/>
          <w:szCs w:val="20"/>
        </w:rPr>
      </w:pPr>
      <w:r w:rsidRPr="00BC308D">
        <w:rPr>
          <w:sz w:val="20"/>
          <w:szCs w:val="20"/>
        </w:rPr>
        <w:t xml:space="preserve">Andersen, A.N. 1997. Functional groups and patterns of organization in North American ant communities: a comparison with Australia. </w:t>
      </w:r>
      <w:r w:rsidRPr="00BC308D">
        <w:rPr>
          <w:i/>
          <w:sz w:val="20"/>
          <w:szCs w:val="20"/>
        </w:rPr>
        <w:t>Journal of Biogeography</w:t>
      </w:r>
      <w:r w:rsidRPr="00BC308D">
        <w:rPr>
          <w:sz w:val="20"/>
          <w:szCs w:val="20"/>
        </w:rPr>
        <w:t xml:space="preserve"> </w:t>
      </w:r>
      <w:r w:rsidRPr="00BC308D">
        <w:rPr>
          <w:b/>
          <w:sz w:val="20"/>
          <w:szCs w:val="20"/>
        </w:rPr>
        <w:t>24</w:t>
      </w:r>
      <w:r w:rsidRPr="00BC308D">
        <w:rPr>
          <w:sz w:val="20"/>
          <w:szCs w:val="20"/>
        </w:rPr>
        <w:t>: 433–460</w:t>
      </w:r>
    </w:p>
    <w:p w14:paraId="5437496F" w14:textId="77777777" w:rsidR="00E91371" w:rsidRPr="00BC308D" w:rsidRDefault="00BC308D">
      <w:pPr>
        <w:pStyle w:val="Bibliography"/>
        <w:rPr>
          <w:sz w:val="20"/>
          <w:szCs w:val="20"/>
        </w:rPr>
      </w:pPr>
      <w:r w:rsidRPr="00BC308D">
        <w:rPr>
          <w:sz w:val="20"/>
          <w:szCs w:val="20"/>
        </w:rPr>
        <w:t xml:space="preserve">Anderson, C., and </w:t>
      </w:r>
      <w:proofErr w:type="spellStart"/>
      <w:r w:rsidRPr="00BC308D">
        <w:rPr>
          <w:sz w:val="20"/>
          <w:szCs w:val="20"/>
        </w:rPr>
        <w:t>McShea</w:t>
      </w:r>
      <w:proofErr w:type="spellEnd"/>
      <w:r w:rsidRPr="00BC308D">
        <w:rPr>
          <w:sz w:val="20"/>
          <w:szCs w:val="20"/>
        </w:rPr>
        <w:t xml:space="preserve">, D.W. 2001. Intermediate-level parts in insect societies: Adaptive structures that ants build away from the nest. </w:t>
      </w:r>
      <w:proofErr w:type="spellStart"/>
      <w:r w:rsidRPr="00BC308D">
        <w:rPr>
          <w:i/>
          <w:sz w:val="20"/>
          <w:szCs w:val="20"/>
        </w:rPr>
        <w:t>Insectes</w:t>
      </w:r>
      <w:proofErr w:type="spellEnd"/>
      <w:r w:rsidRPr="00BC308D">
        <w:rPr>
          <w:i/>
          <w:sz w:val="20"/>
          <w:szCs w:val="20"/>
        </w:rPr>
        <w:t xml:space="preserve"> </w:t>
      </w:r>
      <w:proofErr w:type="spellStart"/>
      <w:r w:rsidRPr="00BC308D">
        <w:rPr>
          <w:i/>
          <w:sz w:val="20"/>
          <w:szCs w:val="20"/>
        </w:rPr>
        <w:t>Sociaux</w:t>
      </w:r>
      <w:proofErr w:type="spellEnd"/>
      <w:r w:rsidRPr="00BC308D">
        <w:rPr>
          <w:sz w:val="20"/>
          <w:szCs w:val="20"/>
        </w:rPr>
        <w:t xml:space="preserve"> </w:t>
      </w:r>
      <w:r w:rsidRPr="00BC308D">
        <w:rPr>
          <w:b/>
          <w:sz w:val="20"/>
          <w:szCs w:val="20"/>
        </w:rPr>
        <w:t>48</w:t>
      </w:r>
      <w:r w:rsidRPr="00BC308D">
        <w:rPr>
          <w:sz w:val="20"/>
          <w:szCs w:val="20"/>
        </w:rPr>
        <w:t>: 291–301</w:t>
      </w:r>
    </w:p>
    <w:p w14:paraId="68091C23" w14:textId="77777777" w:rsidR="00E91371" w:rsidRPr="00BC308D" w:rsidRDefault="00BC308D">
      <w:pPr>
        <w:pStyle w:val="Bibliography"/>
        <w:rPr>
          <w:sz w:val="20"/>
          <w:szCs w:val="20"/>
        </w:rPr>
      </w:pPr>
      <w:r w:rsidRPr="00BC308D">
        <w:rPr>
          <w:sz w:val="20"/>
          <w:szCs w:val="20"/>
        </w:rPr>
        <w:t xml:space="preserve">Anderson, M.J., Crist, T.O., Chase, J.M., </w:t>
      </w:r>
      <w:proofErr w:type="spellStart"/>
      <w:r w:rsidRPr="00BC308D">
        <w:rPr>
          <w:sz w:val="20"/>
          <w:szCs w:val="20"/>
        </w:rPr>
        <w:t>Vellend</w:t>
      </w:r>
      <w:proofErr w:type="spellEnd"/>
      <w:r w:rsidRPr="00BC308D">
        <w:rPr>
          <w:sz w:val="20"/>
          <w:szCs w:val="20"/>
        </w:rPr>
        <w:t xml:space="preserve">, M., Inouye, B.D., Freestone, A.L., Sanders, N.J., Cornell, H.V., </w:t>
      </w:r>
      <w:proofErr w:type="spellStart"/>
      <w:r w:rsidRPr="00BC308D">
        <w:rPr>
          <w:sz w:val="20"/>
          <w:szCs w:val="20"/>
        </w:rPr>
        <w:t>Comita</w:t>
      </w:r>
      <w:proofErr w:type="spellEnd"/>
      <w:r w:rsidRPr="00BC308D">
        <w:rPr>
          <w:sz w:val="20"/>
          <w:szCs w:val="20"/>
        </w:rPr>
        <w:t xml:space="preserve">, L.S., Davies, K.F., Harrison, S.P., Kraft, N.J.B., </w:t>
      </w:r>
      <w:proofErr w:type="spellStart"/>
      <w:r w:rsidRPr="00BC308D">
        <w:rPr>
          <w:sz w:val="20"/>
          <w:szCs w:val="20"/>
        </w:rPr>
        <w:t>Stegen</w:t>
      </w:r>
      <w:proofErr w:type="spellEnd"/>
      <w:r w:rsidRPr="00BC308D">
        <w:rPr>
          <w:sz w:val="20"/>
          <w:szCs w:val="20"/>
        </w:rPr>
        <w:t xml:space="preserve">, J.C., Swenson, N.G., and Others 2011. Navigating the multiple meanings of beta diversity: A roadmap for the practicing ecologist. </w:t>
      </w:r>
      <w:r w:rsidRPr="00BC308D">
        <w:rPr>
          <w:i/>
          <w:sz w:val="20"/>
          <w:szCs w:val="20"/>
        </w:rPr>
        <w:t>Ecology Letters</w:t>
      </w:r>
      <w:r w:rsidRPr="00BC308D">
        <w:rPr>
          <w:sz w:val="20"/>
          <w:szCs w:val="20"/>
        </w:rPr>
        <w:t xml:space="preserve"> </w:t>
      </w:r>
      <w:r w:rsidRPr="00BC308D">
        <w:rPr>
          <w:b/>
          <w:sz w:val="20"/>
          <w:szCs w:val="20"/>
        </w:rPr>
        <w:t>14</w:t>
      </w:r>
      <w:r w:rsidRPr="00BC308D">
        <w:rPr>
          <w:sz w:val="20"/>
          <w:szCs w:val="20"/>
        </w:rPr>
        <w:t>: 19–28</w:t>
      </w:r>
    </w:p>
    <w:p w14:paraId="40894B5F" w14:textId="77777777" w:rsidR="00E91371" w:rsidRPr="00BC308D" w:rsidRDefault="00BC308D">
      <w:pPr>
        <w:pStyle w:val="Bibliography"/>
        <w:rPr>
          <w:sz w:val="20"/>
          <w:szCs w:val="20"/>
        </w:rPr>
      </w:pPr>
      <w:proofErr w:type="spellStart"/>
      <w:r w:rsidRPr="00BC308D">
        <w:rPr>
          <w:sz w:val="20"/>
          <w:szCs w:val="20"/>
        </w:rPr>
        <w:t>Araújo</w:t>
      </w:r>
      <w:proofErr w:type="spellEnd"/>
      <w:r w:rsidRPr="00BC308D">
        <w:rPr>
          <w:sz w:val="20"/>
          <w:szCs w:val="20"/>
        </w:rPr>
        <w:t xml:space="preserve">, L.L., and </w:t>
      </w:r>
      <w:proofErr w:type="spellStart"/>
      <w:r w:rsidRPr="00BC308D">
        <w:rPr>
          <w:sz w:val="20"/>
          <w:szCs w:val="20"/>
        </w:rPr>
        <w:t>Fernandes</w:t>
      </w:r>
      <w:proofErr w:type="spellEnd"/>
      <w:r w:rsidRPr="00BC308D">
        <w:rPr>
          <w:sz w:val="20"/>
          <w:szCs w:val="20"/>
        </w:rPr>
        <w:t xml:space="preserve">, G.G. 2003. Altitudinal patterns in a tropical ant assemblage and variation in species richness between habitats. </w:t>
      </w:r>
      <w:proofErr w:type="spellStart"/>
      <w:r w:rsidRPr="00BC308D">
        <w:rPr>
          <w:i/>
          <w:sz w:val="20"/>
          <w:szCs w:val="20"/>
        </w:rPr>
        <w:t>Lundiana</w:t>
      </w:r>
      <w:proofErr w:type="spellEnd"/>
      <w:r w:rsidRPr="00BC308D">
        <w:rPr>
          <w:sz w:val="20"/>
          <w:szCs w:val="20"/>
        </w:rPr>
        <w:t xml:space="preserve"> </w:t>
      </w:r>
      <w:r w:rsidRPr="00BC308D">
        <w:rPr>
          <w:b/>
          <w:sz w:val="20"/>
          <w:szCs w:val="20"/>
        </w:rPr>
        <w:t>4</w:t>
      </w:r>
      <w:r w:rsidRPr="00BC308D">
        <w:rPr>
          <w:sz w:val="20"/>
          <w:szCs w:val="20"/>
        </w:rPr>
        <w:t>: 103–109</w:t>
      </w:r>
    </w:p>
    <w:p w14:paraId="6E1D617D" w14:textId="77777777" w:rsidR="00E91371" w:rsidRPr="00BC308D" w:rsidRDefault="00BC308D">
      <w:pPr>
        <w:pStyle w:val="Bibliography"/>
        <w:rPr>
          <w:sz w:val="20"/>
          <w:szCs w:val="20"/>
        </w:rPr>
      </w:pPr>
      <w:proofErr w:type="spellStart"/>
      <w:proofErr w:type="gramStart"/>
      <w:r w:rsidRPr="00BC308D">
        <w:rPr>
          <w:sz w:val="20"/>
          <w:szCs w:val="20"/>
        </w:rPr>
        <w:t>Baselga</w:t>
      </w:r>
      <w:proofErr w:type="spellEnd"/>
      <w:r w:rsidRPr="00BC308D">
        <w:rPr>
          <w:sz w:val="20"/>
          <w:szCs w:val="20"/>
        </w:rPr>
        <w:t>, A. 2010.</w:t>
      </w:r>
      <w:proofErr w:type="gramEnd"/>
      <w:r w:rsidRPr="00BC308D">
        <w:rPr>
          <w:sz w:val="20"/>
          <w:szCs w:val="20"/>
        </w:rPr>
        <w:t xml:space="preserve"> Partitioning the turnover and </w:t>
      </w:r>
      <w:proofErr w:type="spellStart"/>
      <w:r w:rsidRPr="00BC308D">
        <w:rPr>
          <w:sz w:val="20"/>
          <w:szCs w:val="20"/>
        </w:rPr>
        <w:t>nestedness</w:t>
      </w:r>
      <w:proofErr w:type="spellEnd"/>
      <w:r w:rsidRPr="00BC308D">
        <w:rPr>
          <w:sz w:val="20"/>
          <w:szCs w:val="20"/>
        </w:rPr>
        <w:t xml:space="preserve"> components of beta diversity. </w:t>
      </w:r>
      <w:r w:rsidRPr="00BC308D">
        <w:rPr>
          <w:i/>
          <w:sz w:val="20"/>
          <w:szCs w:val="20"/>
        </w:rPr>
        <w:t>Global Ecology and Biogeography</w:t>
      </w:r>
      <w:r w:rsidRPr="00BC308D">
        <w:rPr>
          <w:sz w:val="20"/>
          <w:szCs w:val="20"/>
        </w:rPr>
        <w:t xml:space="preserve"> </w:t>
      </w:r>
      <w:r w:rsidRPr="00BC308D">
        <w:rPr>
          <w:b/>
          <w:sz w:val="20"/>
          <w:szCs w:val="20"/>
        </w:rPr>
        <w:t>19</w:t>
      </w:r>
      <w:r w:rsidRPr="00BC308D">
        <w:rPr>
          <w:sz w:val="20"/>
          <w:szCs w:val="20"/>
        </w:rPr>
        <w:t>: 134–143</w:t>
      </w:r>
    </w:p>
    <w:p w14:paraId="7831DA6A" w14:textId="77777777" w:rsidR="00E91371" w:rsidRPr="00BC308D" w:rsidRDefault="00BC308D">
      <w:pPr>
        <w:pStyle w:val="Bibliography"/>
        <w:rPr>
          <w:sz w:val="20"/>
          <w:szCs w:val="20"/>
        </w:rPr>
      </w:pPr>
      <w:proofErr w:type="spellStart"/>
      <w:proofErr w:type="gramStart"/>
      <w:r w:rsidRPr="00BC308D">
        <w:rPr>
          <w:sz w:val="20"/>
          <w:szCs w:val="20"/>
        </w:rPr>
        <w:t>Baselga</w:t>
      </w:r>
      <w:proofErr w:type="spellEnd"/>
      <w:r w:rsidRPr="00BC308D">
        <w:rPr>
          <w:sz w:val="20"/>
          <w:szCs w:val="20"/>
        </w:rPr>
        <w:t>, A. 2012.</w:t>
      </w:r>
      <w:proofErr w:type="gramEnd"/>
      <w:r w:rsidRPr="00BC308D">
        <w:rPr>
          <w:sz w:val="20"/>
          <w:szCs w:val="20"/>
        </w:rPr>
        <w:t xml:space="preserve"> The relationship between species replacement, dissimilarity derived from </w:t>
      </w:r>
      <w:proofErr w:type="spellStart"/>
      <w:r w:rsidRPr="00BC308D">
        <w:rPr>
          <w:sz w:val="20"/>
          <w:szCs w:val="20"/>
        </w:rPr>
        <w:t>nestedness</w:t>
      </w:r>
      <w:proofErr w:type="spellEnd"/>
      <w:r w:rsidRPr="00BC308D">
        <w:rPr>
          <w:sz w:val="20"/>
          <w:szCs w:val="20"/>
        </w:rPr>
        <w:t xml:space="preserve">, and </w:t>
      </w:r>
      <w:proofErr w:type="spellStart"/>
      <w:r w:rsidRPr="00BC308D">
        <w:rPr>
          <w:sz w:val="20"/>
          <w:szCs w:val="20"/>
        </w:rPr>
        <w:t>nestedness</w:t>
      </w:r>
      <w:proofErr w:type="spellEnd"/>
      <w:r w:rsidRPr="00BC308D">
        <w:rPr>
          <w:sz w:val="20"/>
          <w:szCs w:val="20"/>
        </w:rPr>
        <w:t xml:space="preserve">. </w:t>
      </w:r>
      <w:r w:rsidRPr="00BC308D">
        <w:rPr>
          <w:i/>
          <w:sz w:val="20"/>
          <w:szCs w:val="20"/>
        </w:rPr>
        <w:t>Global Ecology and Biogeography</w:t>
      </w:r>
      <w:r w:rsidRPr="00BC308D">
        <w:rPr>
          <w:sz w:val="20"/>
          <w:szCs w:val="20"/>
        </w:rPr>
        <w:t xml:space="preserve"> </w:t>
      </w:r>
      <w:r w:rsidRPr="00BC308D">
        <w:rPr>
          <w:b/>
          <w:sz w:val="20"/>
          <w:szCs w:val="20"/>
        </w:rPr>
        <w:t>21</w:t>
      </w:r>
      <w:r w:rsidRPr="00BC308D">
        <w:rPr>
          <w:sz w:val="20"/>
          <w:szCs w:val="20"/>
        </w:rPr>
        <w:t>: 1223–1232</w:t>
      </w:r>
    </w:p>
    <w:p w14:paraId="2B9504D4" w14:textId="77777777" w:rsidR="00E91371" w:rsidRPr="00BC308D" w:rsidRDefault="00BC308D">
      <w:pPr>
        <w:pStyle w:val="Bibliography"/>
        <w:rPr>
          <w:sz w:val="20"/>
          <w:szCs w:val="20"/>
        </w:rPr>
      </w:pPr>
      <w:proofErr w:type="spellStart"/>
      <w:r w:rsidRPr="00BC308D">
        <w:rPr>
          <w:sz w:val="20"/>
          <w:szCs w:val="20"/>
        </w:rPr>
        <w:t>Baselga</w:t>
      </w:r>
      <w:proofErr w:type="spellEnd"/>
      <w:r w:rsidRPr="00BC308D">
        <w:rPr>
          <w:sz w:val="20"/>
          <w:szCs w:val="20"/>
        </w:rPr>
        <w:t xml:space="preserve">, A., and </w:t>
      </w:r>
      <w:proofErr w:type="spellStart"/>
      <w:r w:rsidRPr="00BC308D">
        <w:rPr>
          <w:sz w:val="20"/>
          <w:szCs w:val="20"/>
        </w:rPr>
        <w:t>Orme</w:t>
      </w:r>
      <w:proofErr w:type="spellEnd"/>
      <w:r w:rsidRPr="00BC308D">
        <w:rPr>
          <w:sz w:val="20"/>
          <w:szCs w:val="20"/>
        </w:rPr>
        <w:t xml:space="preserve">, C.D.L. 2012. </w:t>
      </w:r>
      <w:proofErr w:type="spellStart"/>
      <w:r w:rsidRPr="00BC308D">
        <w:rPr>
          <w:sz w:val="20"/>
          <w:szCs w:val="20"/>
        </w:rPr>
        <w:t>Betapart</w:t>
      </w:r>
      <w:proofErr w:type="spellEnd"/>
      <w:r w:rsidRPr="00BC308D">
        <w:rPr>
          <w:sz w:val="20"/>
          <w:szCs w:val="20"/>
        </w:rPr>
        <w:t xml:space="preserve">: An R package for the study of beta diversity. </w:t>
      </w:r>
      <w:r w:rsidRPr="00BC308D">
        <w:rPr>
          <w:i/>
          <w:sz w:val="20"/>
          <w:szCs w:val="20"/>
        </w:rPr>
        <w:t>Methods in Ecology and Evolution</w:t>
      </w:r>
      <w:r w:rsidRPr="00BC308D">
        <w:rPr>
          <w:sz w:val="20"/>
          <w:szCs w:val="20"/>
        </w:rPr>
        <w:t xml:space="preserve"> </w:t>
      </w:r>
      <w:r w:rsidRPr="00BC308D">
        <w:rPr>
          <w:b/>
          <w:sz w:val="20"/>
          <w:szCs w:val="20"/>
        </w:rPr>
        <w:t>3</w:t>
      </w:r>
      <w:r w:rsidRPr="00BC308D">
        <w:rPr>
          <w:sz w:val="20"/>
          <w:szCs w:val="20"/>
        </w:rPr>
        <w:t>: 808–812</w:t>
      </w:r>
    </w:p>
    <w:p w14:paraId="0EE6F749" w14:textId="77777777" w:rsidR="00E91371" w:rsidRPr="00BC308D" w:rsidRDefault="00BC308D">
      <w:pPr>
        <w:pStyle w:val="Bibliography"/>
        <w:rPr>
          <w:sz w:val="20"/>
          <w:szCs w:val="20"/>
        </w:rPr>
      </w:pPr>
      <w:r w:rsidRPr="00BC308D">
        <w:rPr>
          <w:sz w:val="20"/>
          <w:szCs w:val="20"/>
        </w:rPr>
        <w:t xml:space="preserve">Beck, J., Ballesteros-Mejia, L., </w:t>
      </w:r>
      <w:proofErr w:type="spellStart"/>
      <w:r w:rsidRPr="00BC308D">
        <w:rPr>
          <w:sz w:val="20"/>
          <w:szCs w:val="20"/>
        </w:rPr>
        <w:t>Buchmann</w:t>
      </w:r>
      <w:proofErr w:type="spellEnd"/>
      <w:r w:rsidRPr="00BC308D">
        <w:rPr>
          <w:sz w:val="20"/>
          <w:szCs w:val="20"/>
        </w:rPr>
        <w:t xml:space="preserve">, C.M., </w:t>
      </w:r>
      <w:proofErr w:type="spellStart"/>
      <w:r w:rsidRPr="00BC308D">
        <w:rPr>
          <w:sz w:val="20"/>
          <w:szCs w:val="20"/>
        </w:rPr>
        <w:t>Dengler</w:t>
      </w:r>
      <w:proofErr w:type="spellEnd"/>
      <w:r w:rsidRPr="00BC308D">
        <w:rPr>
          <w:sz w:val="20"/>
          <w:szCs w:val="20"/>
        </w:rPr>
        <w:t xml:space="preserve">, J., Fritz, S.A., Gruber, B., Hof, C., Jansen, F., Knapp, S., </w:t>
      </w:r>
      <w:proofErr w:type="spellStart"/>
      <w:r w:rsidRPr="00BC308D">
        <w:rPr>
          <w:sz w:val="20"/>
          <w:szCs w:val="20"/>
        </w:rPr>
        <w:t>Kreft</w:t>
      </w:r>
      <w:proofErr w:type="spellEnd"/>
      <w:r w:rsidRPr="00BC308D">
        <w:rPr>
          <w:sz w:val="20"/>
          <w:szCs w:val="20"/>
        </w:rPr>
        <w:t>, H., Schneider, A</w:t>
      </w:r>
      <w:proofErr w:type="gramStart"/>
      <w:r w:rsidRPr="00BC308D">
        <w:rPr>
          <w:sz w:val="20"/>
          <w:szCs w:val="20"/>
        </w:rPr>
        <w:t>.-</w:t>
      </w:r>
      <w:proofErr w:type="gramEnd"/>
      <w:r w:rsidRPr="00BC308D">
        <w:rPr>
          <w:sz w:val="20"/>
          <w:szCs w:val="20"/>
        </w:rPr>
        <w:t xml:space="preserve">K., Winter, M., and </w:t>
      </w:r>
      <w:proofErr w:type="spellStart"/>
      <w:r w:rsidRPr="00BC308D">
        <w:rPr>
          <w:sz w:val="20"/>
          <w:szCs w:val="20"/>
        </w:rPr>
        <w:t>Dormann</w:t>
      </w:r>
      <w:proofErr w:type="spellEnd"/>
      <w:r w:rsidRPr="00BC308D">
        <w:rPr>
          <w:sz w:val="20"/>
          <w:szCs w:val="20"/>
        </w:rPr>
        <w:t xml:space="preserve">, C.F. 2012. What’s on the horizon for </w:t>
      </w:r>
      <w:proofErr w:type="spellStart"/>
      <w:r w:rsidRPr="00BC308D">
        <w:rPr>
          <w:sz w:val="20"/>
          <w:szCs w:val="20"/>
        </w:rPr>
        <w:t>macroecology</w:t>
      </w:r>
      <w:proofErr w:type="spellEnd"/>
      <w:r w:rsidRPr="00BC308D">
        <w:rPr>
          <w:sz w:val="20"/>
          <w:szCs w:val="20"/>
        </w:rPr>
        <w:t xml:space="preserve">? </w:t>
      </w:r>
      <w:proofErr w:type="spellStart"/>
      <w:r w:rsidRPr="00BC308D">
        <w:rPr>
          <w:i/>
          <w:sz w:val="20"/>
          <w:szCs w:val="20"/>
        </w:rPr>
        <w:t>Ecography</w:t>
      </w:r>
      <w:proofErr w:type="spellEnd"/>
      <w:r w:rsidRPr="00BC308D">
        <w:rPr>
          <w:sz w:val="20"/>
          <w:szCs w:val="20"/>
        </w:rPr>
        <w:t xml:space="preserve"> </w:t>
      </w:r>
      <w:r w:rsidRPr="00BC308D">
        <w:rPr>
          <w:b/>
          <w:sz w:val="20"/>
          <w:szCs w:val="20"/>
        </w:rPr>
        <w:t>35</w:t>
      </w:r>
      <w:r w:rsidRPr="00BC308D">
        <w:rPr>
          <w:sz w:val="20"/>
          <w:szCs w:val="20"/>
        </w:rPr>
        <w:t>: 673–683</w:t>
      </w:r>
    </w:p>
    <w:p w14:paraId="4DA95CD2" w14:textId="77777777" w:rsidR="00E91371" w:rsidRPr="00BC308D" w:rsidRDefault="00BC308D">
      <w:pPr>
        <w:pStyle w:val="Bibliography"/>
        <w:rPr>
          <w:sz w:val="20"/>
          <w:szCs w:val="20"/>
        </w:rPr>
      </w:pPr>
      <w:proofErr w:type="spellStart"/>
      <w:proofErr w:type="gramStart"/>
      <w:r w:rsidRPr="00BC308D">
        <w:rPr>
          <w:sz w:val="20"/>
          <w:szCs w:val="20"/>
        </w:rPr>
        <w:t>Bharti</w:t>
      </w:r>
      <w:proofErr w:type="spellEnd"/>
      <w:r w:rsidRPr="00BC308D">
        <w:rPr>
          <w:sz w:val="20"/>
          <w:szCs w:val="20"/>
        </w:rPr>
        <w:t xml:space="preserve">, H., Sharma, Y., </w:t>
      </w:r>
      <w:proofErr w:type="spellStart"/>
      <w:r w:rsidRPr="00BC308D">
        <w:rPr>
          <w:sz w:val="20"/>
          <w:szCs w:val="20"/>
        </w:rPr>
        <w:t>Bharti</w:t>
      </w:r>
      <w:proofErr w:type="spellEnd"/>
      <w:r w:rsidRPr="00BC308D">
        <w:rPr>
          <w:sz w:val="20"/>
          <w:szCs w:val="20"/>
        </w:rPr>
        <w:t>, M., and Pfeiffer, M. 2013.</w:t>
      </w:r>
      <w:proofErr w:type="gramEnd"/>
      <w:r w:rsidRPr="00BC308D">
        <w:rPr>
          <w:sz w:val="20"/>
          <w:szCs w:val="20"/>
        </w:rPr>
        <w:t xml:space="preserve"> </w:t>
      </w:r>
      <w:proofErr w:type="gramStart"/>
      <w:r w:rsidRPr="00BC308D">
        <w:rPr>
          <w:sz w:val="20"/>
          <w:szCs w:val="20"/>
        </w:rPr>
        <w:t xml:space="preserve">Ant species richness, </w:t>
      </w:r>
      <w:proofErr w:type="spellStart"/>
      <w:r w:rsidRPr="00BC308D">
        <w:rPr>
          <w:sz w:val="20"/>
          <w:szCs w:val="20"/>
        </w:rPr>
        <w:t>endemicity</w:t>
      </w:r>
      <w:proofErr w:type="spellEnd"/>
      <w:r w:rsidRPr="00BC308D">
        <w:rPr>
          <w:sz w:val="20"/>
          <w:szCs w:val="20"/>
        </w:rPr>
        <w:t xml:space="preserve"> and functional groups, along an </w:t>
      </w:r>
      <w:proofErr w:type="spellStart"/>
      <w:r w:rsidRPr="00BC308D">
        <w:rPr>
          <w:sz w:val="20"/>
          <w:szCs w:val="20"/>
        </w:rPr>
        <w:t>elevational</w:t>
      </w:r>
      <w:proofErr w:type="spellEnd"/>
      <w:r w:rsidRPr="00BC308D">
        <w:rPr>
          <w:sz w:val="20"/>
          <w:szCs w:val="20"/>
        </w:rPr>
        <w:t xml:space="preserve"> gradient in the Himalayas.</w:t>
      </w:r>
      <w:proofErr w:type="gramEnd"/>
      <w:r w:rsidRPr="00BC308D">
        <w:rPr>
          <w:sz w:val="20"/>
          <w:szCs w:val="20"/>
        </w:rPr>
        <w:t xml:space="preserve"> </w:t>
      </w:r>
      <w:r w:rsidRPr="00BC308D">
        <w:rPr>
          <w:i/>
          <w:sz w:val="20"/>
          <w:szCs w:val="20"/>
        </w:rPr>
        <w:t>Asian Myrmecology</w:t>
      </w:r>
      <w:r w:rsidRPr="00BC308D">
        <w:rPr>
          <w:sz w:val="20"/>
          <w:szCs w:val="20"/>
        </w:rPr>
        <w:t xml:space="preserve"> </w:t>
      </w:r>
      <w:r w:rsidRPr="00BC308D">
        <w:rPr>
          <w:b/>
          <w:sz w:val="20"/>
          <w:szCs w:val="20"/>
        </w:rPr>
        <w:t>5</w:t>
      </w:r>
      <w:r w:rsidRPr="00BC308D">
        <w:rPr>
          <w:sz w:val="20"/>
          <w:szCs w:val="20"/>
        </w:rPr>
        <w:t>: 79–101</w:t>
      </w:r>
    </w:p>
    <w:p w14:paraId="755AD20E" w14:textId="77777777" w:rsidR="00E91371" w:rsidRPr="00BC308D" w:rsidRDefault="00BC308D">
      <w:pPr>
        <w:pStyle w:val="Bibliography"/>
        <w:rPr>
          <w:sz w:val="20"/>
          <w:szCs w:val="20"/>
        </w:rPr>
      </w:pPr>
      <w:proofErr w:type="gramStart"/>
      <w:r w:rsidRPr="00BC308D">
        <w:rPr>
          <w:sz w:val="20"/>
          <w:szCs w:val="20"/>
        </w:rPr>
        <w:t xml:space="preserve">Bishop, T.R., Robertson, M.P., </w:t>
      </w:r>
      <w:proofErr w:type="spellStart"/>
      <w:r w:rsidRPr="00BC308D">
        <w:rPr>
          <w:sz w:val="20"/>
          <w:szCs w:val="20"/>
        </w:rPr>
        <w:t>Rensburg</w:t>
      </w:r>
      <w:proofErr w:type="spellEnd"/>
      <w:r w:rsidRPr="00BC308D">
        <w:rPr>
          <w:sz w:val="20"/>
          <w:szCs w:val="20"/>
        </w:rPr>
        <w:t>, B.J. van, and Parr, C.L. 2014.</w:t>
      </w:r>
      <w:proofErr w:type="gramEnd"/>
      <w:r w:rsidRPr="00BC308D">
        <w:rPr>
          <w:sz w:val="20"/>
          <w:szCs w:val="20"/>
        </w:rPr>
        <w:t xml:space="preserve"> Elevation-diversity patterns through space and time: Ant communities of the Maloti-Drakensberg Mountains of southern Africa</w:t>
      </w:r>
    </w:p>
    <w:p w14:paraId="38396743" w14:textId="77777777" w:rsidR="00E91371" w:rsidRPr="00BC308D" w:rsidRDefault="00BC308D">
      <w:pPr>
        <w:pStyle w:val="Bibliography"/>
        <w:rPr>
          <w:sz w:val="20"/>
          <w:szCs w:val="20"/>
        </w:rPr>
      </w:pPr>
      <w:proofErr w:type="spellStart"/>
      <w:proofErr w:type="gramStart"/>
      <w:r w:rsidRPr="00BC308D">
        <w:rPr>
          <w:sz w:val="20"/>
          <w:szCs w:val="20"/>
        </w:rPr>
        <w:t>Botes</w:t>
      </w:r>
      <w:proofErr w:type="spellEnd"/>
      <w:r w:rsidRPr="00BC308D">
        <w:rPr>
          <w:sz w:val="20"/>
          <w:szCs w:val="20"/>
        </w:rPr>
        <w:t xml:space="preserve">, A., </w:t>
      </w:r>
      <w:proofErr w:type="spellStart"/>
      <w:r w:rsidRPr="00BC308D">
        <w:rPr>
          <w:sz w:val="20"/>
          <w:szCs w:val="20"/>
        </w:rPr>
        <w:t>McGeoch</w:t>
      </w:r>
      <w:proofErr w:type="spellEnd"/>
      <w:r w:rsidRPr="00BC308D">
        <w:rPr>
          <w:sz w:val="20"/>
          <w:szCs w:val="20"/>
        </w:rPr>
        <w:t xml:space="preserve">, M., Robertson, H., </w:t>
      </w:r>
      <w:proofErr w:type="spellStart"/>
      <w:r w:rsidRPr="00BC308D">
        <w:rPr>
          <w:sz w:val="20"/>
          <w:szCs w:val="20"/>
        </w:rPr>
        <w:t>Niekerk</w:t>
      </w:r>
      <w:proofErr w:type="spellEnd"/>
      <w:r w:rsidRPr="00BC308D">
        <w:rPr>
          <w:sz w:val="20"/>
          <w:szCs w:val="20"/>
        </w:rPr>
        <w:t xml:space="preserve">, A. van, </w:t>
      </w:r>
      <w:proofErr w:type="spellStart"/>
      <w:r w:rsidRPr="00BC308D">
        <w:rPr>
          <w:sz w:val="20"/>
          <w:szCs w:val="20"/>
        </w:rPr>
        <w:t>Davids</w:t>
      </w:r>
      <w:proofErr w:type="spellEnd"/>
      <w:r w:rsidRPr="00BC308D">
        <w:rPr>
          <w:sz w:val="20"/>
          <w:szCs w:val="20"/>
        </w:rPr>
        <w:t xml:space="preserve">, H., and </w:t>
      </w:r>
      <w:proofErr w:type="spellStart"/>
      <w:r w:rsidRPr="00BC308D">
        <w:rPr>
          <w:sz w:val="20"/>
          <w:szCs w:val="20"/>
        </w:rPr>
        <w:t>Chown</w:t>
      </w:r>
      <w:proofErr w:type="spellEnd"/>
      <w:r w:rsidRPr="00BC308D">
        <w:rPr>
          <w:sz w:val="20"/>
          <w:szCs w:val="20"/>
        </w:rPr>
        <w:t>, S.L. 2006.</w:t>
      </w:r>
      <w:proofErr w:type="gramEnd"/>
      <w:r w:rsidRPr="00BC308D">
        <w:rPr>
          <w:sz w:val="20"/>
          <w:szCs w:val="20"/>
        </w:rPr>
        <w:t xml:space="preserve"> Ants, altitude and change in the northern Cape Floristic Region. </w:t>
      </w:r>
      <w:r w:rsidRPr="00BC308D">
        <w:rPr>
          <w:i/>
          <w:sz w:val="20"/>
          <w:szCs w:val="20"/>
        </w:rPr>
        <w:t>Journal of Biogeography</w:t>
      </w:r>
      <w:r w:rsidRPr="00BC308D">
        <w:rPr>
          <w:sz w:val="20"/>
          <w:szCs w:val="20"/>
        </w:rPr>
        <w:t xml:space="preserve"> </w:t>
      </w:r>
      <w:r w:rsidRPr="00BC308D">
        <w:rPr>
          <w:b/>
          <w:sz w:val="20"/>
          <w:szCs w:val="20"/>
        </w:rPr>
        <w:t>33</w:t>
      </w:r>
      <w:r w:rsidRPr="00BC308D">
        <w:rPr>
          <w:sz w:val="20"/>
          <w:szCs w:val="20"/>
        </w:rPr>
        <w:t>: 71–90</w:t>
      </w:r>
    </w:p>
    <w:p w14:paraId="0D3B38B4" w14:textId="77777777" w:rsidR="00E91371" w:rsidRPr="00BC308D" w:rsidRDefault="00BC308D">
      <w:pPr>
        <w:pStyle w:val="Bibliography"/>
        <w:rPr>
          <w:sz w:val="20"/>
          <w:szCs w:val="20"/>
        </w:rPr>
      </w:pPr>
      <w:proofErr w:type="spellStart"/>
      <w:proofErr w:type="gramStart"/>
      <w:r w:rsidRPr="00BC308D">
        <w:rPr>
          <w:sz w:val="20"/>
          <w:szCs w:val="20"/>
        </w:rPr>
        <w:t>Brühl</w:t>
      </w:r>
      <w:proofErr w:type="spellEnd"/>
      <w:r w:rsidRPr="00BC308D">
        <w:rPr>
          <w:sz w:val="20"/>
          <w:szCs w:val="20"/>
        </w:rPr>
        <w:t xml:space="preserve">, C.A., Mohamed, M., and </w:t>
      </w:r>
      <w:proofErr w:type="spellStart"/>
      <w:r w:rsidRPr="00BC308D">
        <w:rPr>
          <w:sz w:val="20"/>
          <w:szCs w:val="20"/>
        </w:rPr>
        <w:t>Linsenmair</w:t>
      </w:r>
      <w:proofErr w:type="spellEnd"/>
      <w:r w:rsidRPr="00BC308D">
        <w:rPr>
          <w:sz w:val="20"/>
          <w:szCs w:val="20"/>
        </w:rPr>
        <w:t>, K.E. 1999.</w:t>
      </w:r>
      <w:proofErr w:type="gramEnd"/>
      <w:r w:rsidRPr="00BC308D">
        <w:rPr>
          <w:sz w:val="20"/>
          <w:szCs w:val="20"/>
        </w:rPr>
        <w:t xml:space="preserve"> Altitudinal distribution of leaf litter ants along </w:t>
      </w:r>
      <w:proofErr w:type="gramStart"/>
      <w:r w:rsidRPr="00BC308D">
        <w:rPr>
          <w:sz w:val="20"/>
          <w:szCs w:val="20"/>
        </w:rPr>
        <w:t>a transect</w:t>
      </w:r>
      <w:proofErr w:type="gramEnd"/>
      <w:r w:rsidRPr="00BC308D">
        <w:rPr>
          <w:sz w:val="20"/>
          <w:szCs w:val="20"/>
        </w:rPr>
        <w:t xml:space="preserve"> in primary forests on Mount </w:t>
      </w:r>
      <w:proofErr w:type="spellStart"/>
      <w:r w:rsidRPr="00BC308D">
        <w:rPr>
          <w:sz w:val="20"/>
          <w:szCs w:val="20"/>
        </w:rPr>
        <w:t>Kinabalu</w:t>
      </w:r>
      <w:proofErr w:type="spellEnd"/>
      <w:r w:rsidRPr="00BC308D">
        <w:rPr>
          <w:sz w:val="20"/>
          <w:szCs w:val="20"/>
        </w:rPr>
        <w:t xml:space="preserve">, Sabah, Malaysia. </w:t>
      </w:r>
      <w:r w:rsidRPr="00BC308D">
        <w:rPr>
          <w:i/>
          <w:sz w:val="20"/>
          <w:szCs w:val="20"/>
        </w:rPr>
        <w:t>Journal of Tropical Ecology</w:t>
      </w:r>
      <w:r w:rsidRPr="00BC308D">
        <w:rPr>
          <w:sz w:val="20"/>
          <w:szCs w:val="20"/>
        </w:rPr>
        <w:t xml:space="preserve"> </w:t>
      </w:r>
      <w:r w:rsidRPr="00BC308D">
        <w:rPr>
          <w:b/>
          <w:sz w:val="20"/>
          <w:szCs w:val="20"/>
        </w:rPr>
        <w:t>15</w:t>
      </w:r>
      <w:r w:rsidRPr="00BC308D">
        <w:rPr>
          <w:sz w:val="20"/>
          <w:szCs w:val="20"/>
        </w:rPr>
        <w:t>: 265–277</w:t>
      </w:r>
    </w:p>
    <w:p w14:paraId="33FB102E" w14:textId="77777777" w:rsidR="00E91371" w:rsidRPr="00BC308D" w:rsidRDefault="00BC308D">
      <w:pPr>
        <w:pStyle w:val="Bibliography"/>
        <w:rPr>
          <w:sz w:val="20"/>
          <w:szCs w:val="20"/>
        </w:rPr>
      </w:pPr>
      <w:r w:rsidRPr="00BC308D">
        <w:rPr>
          <w:sz w:val="20"/>
          <w:szCs w:val="20"/>
        </w:rPr>
        <w:t xml:space="preserve">Burwell, C., and Nakamura, A. 2011. Distribution of ant species along an altitudinal transect in continuous rainforest in subtropical Queensland, Australia. </w:t>
      </w:r>
      <w:r w:rsidRPr="00BC308D">
        <w:rPr>
          <w:i/>
          <w:sz w:val="20"/>
          <w:szCs w:val="20"/>
        </w:rPr>
        <w:t>Memoirs of the Queensland Museum</w:t>
      </w:r>
      <w:r w:rsidRPr="00BC308D">
        <w:rPr>
          <w:sz w:val="20"/>
          <w:szCs w:val="20"/>
        </w:rPr>
        <w:t xml:space="preserve"> </w:t>
      </w:r>
      <w:r w:rsidRPr="00BC308D">
        <w:rPr>
          <w:b/>
          <w:sz w:val="20"/>
          <w:szCs w:val="20"/>
        </w:rPr>
        <w:t>55</w:t>
      </w:r>
      <w:r w:rsidRPr="00BC308D">
        <w:rPr>
          <w:sz w:val="20"/>
          <w:szCs w:val="20"/>
        </w:rPr>
        <w:t>: 391–412</w:t>
      </w:r>
    </w:p>
    <w:p w14:paraId="41A896CB" w14:textId="77777777" w:rsidR="00E91371" w:rsidRPr="00BC308D" w:rsidRDefault="00BC308D">
      <w:pPr>
        <w:pStyle w:val="Bibliography"/>
        <w:rPr>
          <w:sz w:val="20"/>
          <w:szCs w:val="20"/>
        </w:rPr>
      </w:pPr>
      <w:proofErr w:type="spellStart"/>
      <w:proofErr w:type="gramStart"/>
      <w:r w:rsidRPr="00BC308D">
        <w:rPr>
          <w:sz w:val="20"/>
          <w:szCs w:val="20"/>
        </w:rPr>
        <w:t>Cerdá</w:t>
      </w:r>
      <w:proofErr w:type="spellEnd"/>
      <w:r w:rsidRPr="00BC308D">
        <w:rPr>
          <w:sz w:val="20"/>
          <w:szCs w:val="20"/>
        </w:rPr>
        <w:t xml:space="preserve">, X., </w:t>
      </w:r>
      <w:proofErr w:type="spellStart"/>
      <w:r w:rsidRPr="00BC308D">
        <w:rPr>
          <w:sz w:val="20"/>
          <w:szCs w:val="20"/>
        </w:rPr>
        <w:t>Arnan</w:t>
      </w:r>
      <w:proofErr w:type="spellEnd"/>
      <w:r w:rsidRPr="00BC308D">
        <w:rPr>
          <w:sz w:val="20"/>
          <w:szCs w:val="20"/>
        </w:rPr>
        <w:t xml:space="preserve">, X., and </w:t>
      </w:r>
      <w:proofErr w:type="spellStart"/>
      <w:r w:rsidRPr="00BC308D">
        <w:rPr>
          <w:sz w:val="20"/>
          <w:szCs w:val="20"/>
        </w:rPr>
        <w:t>Retana</w:t>
      </w:r>
      <w:proofErr w:type="spellEnd"/>
      <w:r w:rsidRPr="00BC308D">
        <w:rPr>
          <w:sz w:val="20"/>
          <w:szCs w:val="20"/>
        </w:rPr>
        <w:t>, J. 2013.</w:t>
      </w:r>
      <w:proofErr w:type="gramEnd"/>
      <w:r w:rsidRPr="00BC308D">
        <w:rPr>
          <w:sz w:val="20"/>
          <w:szCs w:val="20"/>
        </w:rPr>
        <w:t xml:space="preserve"> Is competition a significant hallmark of ant (Hymenoptera: </w:t>
      </w:r>
      <w:proofErr w:type="spellStart"/>
      <w:r w:rsidRPr="00BC308D">
        <w:rPr>
          <w:sz w:val="20"/>
          <w:szCs w:val="20"/>
        </w:rPr>
        <w:t>Formicidae</w:t>
      </w:r>
      <w:proofErr w:type="spellEnd"/>
      <w:r w:rsidRPr="00BC308D">
        <w:rPr>
          <w:sz w:val="20"/>
          <w:szCs w:val="20"/>
        </w:rPr>
        <w:t xml:space="preserve">) ecology? </w:t>
      </w:r>
      <w:r w:rsidRPr="00BC308D">
        <w:rPr>
          <w:i/>
          <w:sz w:val="20"/>
          <w:szCs w:val="20"/>
        </w:rPr>
        <w:t>Myrmecological News</w:t>
      </w:r>
      <w:r w:rsidRPr="00BC308D">
        <w:rPr>
          <w:sz w:val="20"/>
          <w:szCs w:val="20"/>
        </w:rPr>
        <w:t xml:space="preserve"> 131–147</w:t>
      </w:r>
    </w:p>
    <w:p w14:paraId="7BADBAAA" w14:textId="77777777" w:rsidR="00E91371" w:rsidRPr="00BC308D" w:rsidRDefault="00BC308D">
      <w:pPr>
        <w:pStyle w:val="Bibliography"/>
        <w:rPr>
          <w:sz w:val="20"/>
          <w:szCs w:val="20"/>
        </w:rPr>
      </w:pPr>
      <w:r w:rsidRPr="00BC308D">
        <w:rPr>
          <w:sz w:val="20"/>
          <w:szCs w:val="20"/>
        </w:rPr>
        <w:t xml:space="preserve">Chao, A., Chiu, C.H., Hsieh, T.C., and Inouye, B.D. 2012. Proposing a resolution to debates on diversity partitioning. </w:t>
      </w:r>
      <w:r w:rsidRPr="00BC308D">
        <w:rPr>
          <w:i/>
          <w:sz w:val="20"/>
          <w:szCs w:val="20"/>
        </w:rPr>
        <w:t>Ecology</w:t>
      </w:r>
      <w:r w:rsidRPr="00BC308D">
        <w:rPr>
          <w:sz w:val="20"/>
          <w:szCs w:val="20"/>
        </w:rPr>
        <w:t xml:space="preserve"> </w:t>
      </w:r>
      <w:r w:rsidRPr="00BC308D">
        <w:rPr>
          <w:b/>
          <w:sz w:val="20"/>
          <w:szCs w:val="20"/>
        </w:rPr>
        <w:t>93</w:t>
      </w:r>
      <w:r w:rsidRPr="00BC308D">
        <w:rPr>
          <w:sz w:val="20"/>
          <w:szCs w:val="20"/>
        </w:rPr>
        <w:t>: 2037–2051</w:t>
      </w:r>
    </w:p>
    <w:p w14:paraId="52DF128E" w14:textId="77777777" w:rsidR="00E91371" w:rsidRPr="00BC308D" w:rsidRDefault="00BC308D">
      <w:pPr>
        <w:pStyle w:val="Bibliography"/>
        <w:rPr>
          <w:sz w:val="20"/>
          <w:szCs w:val="20"/>
        </w:rPr>
      </w:pPr>
      <w:r w:rsidRPr="00BC308D">
        <w:rPr>
          <w:sz w:val="20"/>
          <w:szCs w:val="20"/>
        </w:rPr>
        <w:t xml:space="preserve">Cushman, J.H., Lawton, J.H., and Manly, B.F.J. 1993. Latitudinal patterns in European ant assemblages: variation in species richness and body size. </w:t>
      </w:r>
      <w:proofErr w:type="spellStart"/>
      <w:r w:rsidRPr="00BC308D">
        <w:rPr>
          <w:i/>
          <w:sz w:val="20"/>
          <w:szCs w:val="20"/>
        </w:rPr>
        <w:t>Oecologia</w:t>
      </w:r>
      <w:proofErr w:type="spellEnd"/>
      <w:r w:rsidRPr="00BC308D">
        <w:rPr>
          <w:sz w:val="20"/>
          <w:szCs w:val="20"/>
        </w:rPr>
        <w:t xml:space="preserve"> </w:t>
      </w:r>
      <w:r w:rsidRPr="00BC308D">
        <w:rPr>
          <w:b/>
          <w:sz w:val="20"/>
          <w:szCs w:val="20"/>
        </w:rPr>
        <w:t>95</w:t>
      </w:r>
      <w:r w:rsidRPr="00BC308D">
        <w:rPr>
          <w:sz w:val="20"/>
          <w:szCs w:val="20"/>
        </w:rPr>
        <w:t>: 30–37</w:t>
      </w:r>
    </w:p>
    <w:p w14:paraId="52D7A2BC" w14:textId="77777777" w:rsidR="00E91371" w:rsidRPr="00BC308D" w:rsidRDefault="00BC308D">
      <w:pPr>
        <w:pStyle w:val="Bibliography"/>
        <w:rPr>
          <w:sz w:val="20"/>
          <w:szCs w:val="20"/>
        </w:rPr>
      </w:pPr>
      <w:proofErr w:type="spellStart"/>
      <w:r w:rsidRPr="00BC308D">
        <w:rPr>
          <w:sz w:val="20"/>
          <w:szCs w:val="20"/>
        </w:rPr>
        <w:t>Dapporto</w:t>
      </w:r>
      <w:proofErr w:type="spellEnd"/>
      <w:r w:rsidRPr="00BC308D">
        <w:rPr>
          <w:sz w:val="20"/>
          <w:szCs w:val="20"/>
        </w:rPr>
        <w:t xml:space="preserve">, L., </w:t>
      </w:r>
      <w:proofErr w:type="spellStart"/>
      <w:r w:rsidRPr="00BC308D">
        <w:rPr>
          <w:sz w:val="20"/>
          <w:szCs w:val="20"/>
        </w:rPr>
        <w:t>Fattorini</w:t>
      </w:r>
      <w:proofErr w:type="spellEnd"/>
      <w:r w:rsidRPr="00BC308D">
        <w:rPr>
          <w:sz w:val="20"/>
          <w:szCs w:val="20"/>
        </w:rPr>
        <w:t xml:space="preserve">, S., </w:t>
      </w:r>
      <w:proofErr w:type="spellStart"/>
      <w:r w:rsidRPr="00BC308D">
        <w:rPr>
          <w:sz w:val="20"/>
          <w:szCs w:val="20"/>
        </w:rPr>
        <w:t>Vodă</w:t>
      </w:r>
      <w:proofErr w:type="spellEnd"/>
      <w:r w:rsidRPr="00BC308D">
        <w:rPr>
          <w:sz w:val="20"/>
          <w:szCs w:val="20"/>
        </w:rPr>
        <w:t xml:space="preserve">, R., </w:t>
      </w:r>
      <w:proofErr w:type="spellStart"/>
      <w:r w:rsidRPr="00BC308D">
        <w:rPr>
          <w:sz w:val="20"/>
          <w:szCs w:val="20"/>
        </w:rPr>
        <w:t>Dincă</w:t>
      </w:r>
      <w:proofErr w:type="spellEnd"/>
      <w:r w:rsidRPr="00BC308D">
        <w:rPr>
          <w:sz w:val="20"/>
          <w:szCs w:val="20"/>
        </w:rPr>
        <w:t xml:space="preserve">, V., and Vila, R. 2014. Biogeography of western Mediterranean butterflies: combining turnover and </w:t>
      </w:r>
      <w:proofErr w:type="spellStart"/>
      <w:r w:rsidRPr="00BC308D">
        <w:rPr>
          <w:sz w:val="20"/>
          <w:szCs w:val="20"/>
        </w:rPr>
        <w:t>nestedness</w:t>
      </w:r>
      <w:proofErr w:type="spellEnd"/>
      <w:r w:rsidRPr="00BC308D">
        <w:rPr>
          <w:sz w:val="20"/>
          <w:szCs w:val="20"/>
        </w:rPr>
        <w:t xml:space="preserve"> components of faunal dissimilarity. </w:t>
      </w:r>
      <w:r w:rsidRPr="00BC308D">
        <w:rPr>
          <w:i/>
          <w:sz w:val="20"/>
          <w:szCs w:val="20"/>
        </w:rPr>
        <w:t>Journal of Biogeography</w:t>
      </w:r>
      <w:r w:rsidRPr="00BC308D">
        <w:rPr>
          <w:sz w:val="20"/>
          <w:szCs w:val="20"/>
        </w:rPr>
        <w:t xml:space="preserve"> </w:t>
      </w:r>
      <w:r w:rsidRPr="00BC308D">
        <w:rPr>
          <w:b/>
          <w:sz w:val="20"/>
          <w:szCs w:val="20"/>
        </w:rPr>
        <w:t>41</w:t>
      </w:r>
      <w:r w:rsidRPr="00BC308D">
        <w:rPr>
          <w:sz w:val="20"/>
          <w:szCs w:val="20"/>
        </w:rPr>
        <w:t>: 1639–1650</w:t>
      </w:r>
    </w:p>
    <w:p w14:paraId="358AD546" w14:textId="77777777" w:rsidR="00E91371" w:rsidRPr="00BC308D" w:rsidRDefault="00BC308D">
      <w:pPr>
        <w:pStyle w:val="Bibliography"/>
        <w:rPr>
          <w:sz w:val="20"/>
          <w:szCs w:val="20"/>
        </w:rPr>
      </w:pPr>
      <w:proofErr w:type="spellStart"/>
      <w:proofErr w:type="gramStart"/>
      <w:r w:rsidRPr="00BC308D">
        <w:rPr>
          <w:sz w:val="20"/>
          <w:szCs w:val="20"/>
        </w:rPr>
        <w:t>Diniz-Filho</w:t>
      </w:r>
      <w:proofErr w:type="spellEnd"/>
      <w:r w:rsidRPr="00BC308D">
        <w:rPr>
          <w:sz w:val="20"/>
          <w:szCs w:val="20"/>
        </w:rPr>
        <w:t>, J.A.F., De Marco, P., and Hawkins, B.A. 2010.</w:t>
      </w:r>
      <w:proofErr w:type="gramEnd"/>
      <w:r w:rsidRPr="00BC308D">
        <w:rPr>
          <w:sz w:val="20"/>
          <w:szCs w:val="20"/>
        </w:rPr>
        <w:t xml:space="preserve"> Defying the curse of ignorance: perspectives in insect </w:t>
      </w:r>
      <w:proofErr w:type="spellStart"/>
      <w:r w:rsidRPr="00BC308D">
        <w:rPr>
          <w:sz w:val="20"/>
          <w:szCs w:val="20"/>
        </w:rPr>
        <w:t>macroecology</w:t>
      </w:r>
      <w:proofErr w:type="spellEnd"/>
      <w:r w:rsidRPr="00BC308D">
        <w:rPr>
          <w:sz w:val="20"/>
          <w:szCs w:val="20"/>
        </w:rPr>
        <w:t xml:space="preserve"> and conservation biogeography. </w:t>
      </w:r>
      <w:r w:rsidRPr="00BC308D">
        <w:rPr>
          <w:i/>
          <w:sz w:val="20"/>
          <w:szCs w:val="20"/>
        </w:rPr>
        <w:t>Insect Conservation and Diversity</w:t>
      </w:r>
      <w:r w:rsidRPr="00BC308D">
        <w:rPr>
          <w:sz w:val="20"/>
          <w:szCs w:val="20"/>
        </w:rPr>
        <w:t xml:space="preserve"> </w:t>
      </w:r>
      <w:r w:rsidRPr="00BC308D">
        <w:rPr>
          <w:b/>
          <w:sz w:val="20"/>
          <w:szCs w:val="20"/>
        </w:rPr>
        <w:t>3</w:t>
      </w:r>
      <w:r w:rsidRPr="00BC308D">
        <w:rPr>
          <w:sz w:val="20"/>
          <w:szCs w:val="20"/>
        </w:rPr>
        <w:t>: 172–179</w:t>
      </w:r>
    </w:p>
    <w:p w14:paraId="2A24A324" w14:textId="77777777" w:rsidR="00E91371" w:rsidRPr="00BC308D" w:rsidRDefault="00BC308D">
      <w:pPr>
        <w:pStyle w:val="Bibliography"/>
        <w:rPr>
          <w:sz w:val="20"/>
          <w:szCs w:val="20"/>
        </w:rPr>
      </w:pPr>
      <w:proofErr w:type="gramStart"/>
      <w:r w:rsidRPr="00BC308D">
        <w:rPr>
          <w:sz w:val="20"/>
          <w:szCs w:val="20"/>
        </w:rPr>
        <w:t>Fisher, B. 1998.</w:t>
      </w:r>
      <w:proofErr w:type="gramEnd"/>
      <w:r w:rsidRPr="00BC308D">
        <w:rPr>
          <w:sz w:val="20"/>
          <w:szCs w:val="20"/>
        </w:rPr>
        <w:t xml:space="preserve"> Ant diversity patterns along an </w:t>
      </w:r>
      <w:proofErr w:type="spellStart"/>
      <w:r w:rsidRPr="00BC308D">
        <w:rPr>
          <w:sz w:val="20"/>
          <w:szCs w:val="20"/>
        </w:rPr>
        <w:t>elevational</w:t>
      </w:r>
      <w:proofErr w:type="spellEnd"/>
      <w:r w:rsidRPr="00BC308D">
        <w:rPr>
          <w:sz w:val="20"/>
          <w:szCs w:val="20"/>
        </w:rPr>
        <w:t xml:space="preserve"> gradient in the </w:t>
      </w:r>
      <w:proofErr w:type="spellStart"/>
      <w:r w:rsidRPr="00BC308D">
        <w:rPr>
          <w:sz w:val="20"/>
          <w:szCs w:val="20"/>
        </w:rPr>
        <w:t>Réserve</w:t>
      </w:r>
      <w:proofErr w:type="spellEnd"/>
      <w:r w:rsidRPr="00BC308D">
        <w:rPr>
          <w:sz w:val="20"/>
          <w:szCs w:val="20"/>
        </w:rPr>
        <w:t xml:space="preserve"> </w:t>
      </w:r>
      <w:proofErr w:type="spellStart"/>
      <w:r w:rsidRPr="00BC308D">
        <w:rPr>
          <w:sz w:val="20"/>
          <w:szCs w:val="20"/>
        </w:rPr>
        <w:t>Spéciale</w:t>
      </w:r>
      <w:proofErr w:type="spellEnd"/>
      <w:r w:rsidRPr="00BC308D">
        <w:rPr>
          <w:sz w:val="20"/>
          <w:szCs w:val="20"/>
        </w:rPr>
        <w:t xml:space="preserve"> </w:t>
      </w:r>
      <w:proofErr w:type="spellStart"/>
      <w:r w:rsidRPr="00BC308D">
        <w:rPr>
          <w:sz w:val="20"/>
          <w:szCs w:val="20"/>
        </w:rPr>
        <w:t>d’Anjanaharibe-Sud</w:t>
      </w:r>
      <w:proofErr w:type="spellEnd"/>
      <w:r w:rsidRPr="00BC308D">
        <w:rPr>
          <w:sz w:val="20"/>
          <w:szCs w:val="20"/>
        </w:rPr>
        <w:t xml:space="preserve"> and on the western </w:t>
      </w:r>
      <w:proofErr w:type="spellStart"/>
      <w:r w:rsidRPr="00BC308D">
        <w:rPr>
          <w:sz w:val="20"/>
          <w:szCs w:val="20"/>
        </w:rPr>
        <w:t>Masoala</w:t>
      </w:r>
      <w:proofErr w:type="spellEnd"/>
      <w:r w:rsidRPr="00BC308D">
        <w:rPr>
          <w:sz w:val="20"/>
          <w:szCs w:val="20"/>
        </w:rPr>
        <w:t xml:space="preserve"> Peninsula, Madagascar. </w:t>
      </w:r>
      <w:proofErr w:type="spellStart"/>
      <w:r w:rsidRPr="00BC308D">
        <w:rPr>
          <w:i/>
          <w:sz w:val="20"/>
          <w:szCs w:val="20"/>
        </w:rPr>
        <w:t>Fieldiana</w:t>
      </w:r>
      <w:proofErr w:type="spellEnd"/>
      <w:r w:rsidRPr="00BC308D">
        <w:rPr>
          <w:i/>
          <w:sz w:val="20"/>
          <w:szCs w:val="20"/>
        </w:rPr>
        <w:t xml:space="preserve"> Zoology</w:t>
      </w:r>
      <w:r w:rsidRPr="00BC308D">
        <w:rPr>
          <w:sz w:val="20"/>
          <w:szCs w:val="20"/>
        </w:rPr>
        <w:t xml:space="preserve"> </w:t>
      </w:r>
      <w:r w:rsidRPr="00BC308D">
        <w:rPr>
          <w:b/>
          <w:sz w:val="20"/>
          <w:szCs w:val="20"/>
        </w:rPr>
        <w:t>90</w:t>
      </w:r>
      <w:r w:rsidRPr="00BC308D">
        <w:rPr>
          <w:sz w:val="20"/>
          <w:szCs w:val="20"/>
        </w:rPr>
        <w:t>: 39–67</w:t>
      </w:r>
    </w:p>
    <w:p w14:paraId="5A936535" w14:textId="77777777" w:rsidR="00E91371" w:rsidRPr="00BC308D" w:rsidRDefault="00BC308D">
      <w:pPr>
        <w:pStyle w:val="Bibliography"/>
        <w:rPr>
          <w:sz w:val="20"/>
          <w:szCs w:val="20"/>
        </w:rPr>
      </w:pPr>
      <w:r w:rsidRPr="00BC308D">
        <w:rPr>
          <w:sz w:val="20"/>
          <w:szCs w:val="20"/>
        </w:rPr>
        <w:t xml:space="preserve">Gaston, K.J., Blackburn, T.M., and Spicer, J.I. 1998. </w:t>
      </w:r>
      <w:proofErr w:type="spellStart"/>
      <w:r w:rsidRPr="00BC308D">
        <w:rPr>
          <w:sz w:val="20"/>
          <w:szCs w:val="20"/>
        </w:rPr>
        <w:t>Rapoport’s</w:t>
      </w:r>
      <w:proofErr w:type="spellEnd"/>
      <w:r w:rsidRPr="00BC308D">
        <w:rPr>
          <w:sz w:val="20"/>
          <w:szCs w:val="20"/>
        </w:rPr>
        <w:t xml:space="preserve"> rule: Time for an epitaph? </w:t>
      </w:r>
      <w:r w:rsidRPr="00BC308D">
        <w:rPr>
          <w:i/>
          <w:sz w:val="20"/>
          <w:szCs w:val="20"/>
        </w:rPr>
        <w:t>Trends in Ecology and Evolution</w:t>
      </w:r>
      <w:r w:rsidRPr="00BC308D">
        <w:rPr>
          <w:sz w:val="20"/>
          <w:szCs w:val="20"/>
        </w:rPr>
        <w:t xml:space="preserve"> </w:t>
      </w:r>
      <w:r w:rsidRPr="00BC308D">
        <w:rPr>
          <w:b/>
          <w:sz w:val="20"/>
          <w:szCs w:val="20"/>
        </w:rPr>
        <w:t>13</w:t>
      </w:r>
      <w:r w:rsidRPr="00BC308D">
        <w:rPr>
          <w:sz w:val="20"/>
          <w:szCs w:val="20"/>
        </w:rPr>
        <w:t>: 70–74</w:t>
      </w:r>
    </w:p>
    <w:p w14:paraId="639E86E1" w14:textId="77777777" w:rsidR="00E91371" w:rsidRPr="00BC308D" w:rsidRDefault="00BC308D">
      <w:pPr>
        <w:pStyle w:val="Bibliography"/>
        <w:rPr>
          <w:sz w:val="20"/>
          <w:szCs w:val="20"/>
        </w:rPr>
      </w:pPr>
      <w:proofErr w:type="spellStart"/>
      <w:r w:rsidRPr="00BC308D">
        <w:rPr>
          <w:sz w:val="20"/>
          <w:szCs w:val="20"/>
        </w:rPr>
        <w:t>Ghalambor</w:t>
      </w:r>
      <w:proofErr w:type="spellEnd"/>
      <w:r w:rsidRPr="00BC308D">
        <w:rPr>
          <w:sz w:val="20"/>
          <w:szCs w:val="20"/>
        </w:rPr>
        <w:t xml:space="preserve">, C.K., Huey, R.B., Martin, P.R., Tewksbury, J.J., and Wang, G. 2006. Are mountain passes higher in the tropics? Janzen’s hypothesis revisited. </w:t>
      </w:r>
      <w:r w:rsidRPr="00BC308D">
        <w:rPr>
          <w:i/>
          <w:sz w:val="20"/>
          <w:szCs w:val="20"/>
        </w:rPr>
        <w:t>Integrative and Comparative Biology</w:t>
      </w:r>
      <w:r w:rsidRPr="00BC308D">
        <w:rPr>
          <w:sz w:val="20"/>
          <w:szCs w:val="20"/>
        </w:rPr>
        <w:t xml:space="preserve"> </w:t>
      </w:r>
      <w:r w:rsidRPr="00BC308D">
        <w:rPr>
          <w:b/>
          <w:sz w:val="20"/>
          <w:szCs w:val="20"/>
        </w:rPr>
        <w:t>46</w:t>
      </w:r>
      <w:r w:rsidRPr="00BC308D">
        <w:rPr>
          <w:sz w:val="20"/>
          <w:szCs w:val="20"/>
        </w:rPr>
        <w:t>: 5–17</w:t>
      </w:r>
    </w:p>
    <w:p w14:paraId="53A963C4" w14:textId="77777777" w:rsidR="00E91371" w:rsidRPr="00BC308D" w:rsidRDefault="00BC308D">
      <w:pPr>
        <w:pStyle w:val="Bibliography"/>
        <w:rPr>
          <w:sz w:val="20"/>
          <w:szCs w:val="20"/>
        </w:rPr>
      </w:pPr>
      <w:proofErr w:type="gramStart"/>
      <w:r w:rsidRPr="00BC308D">
        <w:rPr>
          <w:sz w:val="20"/>
          <w:szCs w:val="20"/>
        </w:rPr>
        <w:t>Glaser, F. 2006.</w:t>
      </w:r>
      <w:proofErr w:type="gramEnd"/>
      <w:r w:rsidRPr="00BC308D">
        <w:rPr>
          <w:sz w:val="20"/>
          <w:szCs w:val="20"/>
        </w:rPr>
        <w:t xml:space="preserve"> </w:t>
      </w:r>
      <w:proofErr w:type="gramStart"/>
      <w:r w:rsidRPr="00BC308D">
        <w:rPr>
          <w:sz w:val="20"/>
          <w:szCs w:val="20"/>
        </w:rPr>
        <w:t xml:space="preserve">Biogeography, diversity, and vertical distribution of ants (Hymenoptera: </w:t>
      </w:r>
      <w:proofErr w:type="spellStart"/>
      <w:r w:rsidRPr="00BC308D">
        <w:rPr>
          <w:sz w:val="20"/>
          <w:szCs w:val="20"/>
        </w:rPr>
        <w:t>Formicidae</w:t>
      </w:r>
      <w:proofErr w:type="spellEnd"/>
      <w:r w:rsidRPr="00BC308D">
        <w:rPr>
          <w:sz w:val="20"/>
          <w:szCs w:val="20"/>
        </w:rPr>
        <w:t>) in Vorarlberg, Austria.</w:t>
      </w:r>
      <w:proofErr w:type="gramEnd"/>
      <w:r w:rsidRPr="00BC308D">
        <w:rPr>
          <w:sz w:val="20"/>
          <w:szCs w:val="20"/>
        </w:rPr>
        <w:t xml:space="preserve"> </w:t>
      </w:r>
      <w:r w:rsidRPr="00BC308D">
        <w:rPr>
          <w:i/>
          <w:sz w:val="20"/>
          <w:szCs w:val="20"/>
        </w:rPr>
        <w:t>Myrmecological News</w:t>
      </w:r>
      <w:r w:rsidRPr="00BC308D">
        <w:rPr>
          <w:sz w:val="20"/>
          <w:szCs w:val="20"/>
        </w:rPr>
        <w:t xml:space="preserve"> </w:t>
      </w:r>
      <w:r w:rsidRPr="00BC308D">
        <w:rPr>
          <w:b/>
          <w:sz w:val="20"/>
          <w:szCs w:val="20"/>
        </w:rPr>
        <w:t>8</w:t>
      </w:r>
      <w:r w:rsidRPr="00BC308D">
        <w:rPr>
          <w:sz w:val="20"/>
          <w:szCs w:val="20"/>
        </w:rPr>
        <w:t>: 263–270</w:t>
      </w:r>
    </w:p>
    <w:p w14:paraId="246543FA" w14:textId="77777777" w:rsidR="00E91371" w:rsidRPr="00BC308D" w:rsidRDefault="00BC308D">
      <w:pPr>
        <w:pStyle w:val="Bibliography"/>
        <w:rPr>
          <w:sz w:val="20"/>
          <w:szCs w:val="20"/>
        </w:rPr>
      </w:pPr>
      <w:proofErr w:type="gramStart"/>
      <w:r w:rsidRPr="00BC308D">
        <w:rPr>
          <w:sz w:val="20"/>
          <w:szCs w:val="20"/>
        </w:rPr>
        <w:t>Gregg, R. 1963.</w:t>
      </w:r>
      <w:proofErr w:type="gramEnd"/>
      <w:r w:rsidRPr="00BC308D">
        <w:rPr>
          <w:sz w:val="20"/>
          <w:szCs w:val="20"/>
        </w:rPr>
        <w:t xml:space="preserve"> </w:t>
      </w:r>
      <w:proofErr w:type="gramStart"/>
      <w:r w:rsidRPr="00BC308D">
        <w:rPr>
          <w:i/>
          <w:sz w:val="20"/>
          <w:szCs w:val="20"/>
        </w:rPr>
        <w:t>The Ants of Colorado</w:t>
      </w:r>
      <w:r w:rsidRPr="00BC308D">
        <w:rPr>
          <w:sz w:val="20"/>
          <w:szCs w:val="20"/>
        </w:rPr>
        <w:t>.</w:t>
      </w:r>
      <w:proofErr w:type="gramEnd"/>
      <w:r w:rsidRPr="00BC308D">
        <w:rPr>
          <w:sz w:val="20"/>
          <w:szCs w:val="20"/>
        </w:rPr>
        <w:t xml:space="preserve"> University of Colorado Press, Denver, CO</w:t>
      </w:r>
    </w:p>
    <w:p w14:paraId="5BED8544" w14:textId="77777777" w:rsidR="00E91371" w:rsidRPr="00BC308D" w:rsidRDefault="00BC308D">
      <w:pPr>
        <w:pStyle w:val="Bibliography"/>
        <w:rPr>
          <w:sz w:val="20"/>
          <w:szCs w:val="20"/>
        </w:rPr>
      </w:pPr>
      <w:proofErr w:type="spellStart"/>
      <w:r w:rsidRPr="00BC308D">
        <w:rPr>
          <w:sz w:val="20"/>
          <w:szCs w:val="20"/>
        </w:rPr>
        <w:t>Hellrigl</w:t>
      </w:r>
      <w:proofErr w:type="spellEnd"/>
      <w:r w:rsidRPr="00BC308D">
        <w:rPr>
          <w:sz w:val="20"/>
          <w:szCs w:val="20"/>
        </w:rPr>
        <w:t xml:space="preserve">, K. 2003. </w:t>
      </w:r>
      <w:proofErr w:type="spellStart"/>
      <w:proofErr w:type="gramStart"/>
      <w:r w:rsidRPr="00BC308D">
        <w:rPr>
          <w:sz w:val="20"/>
          <w:szCs w:val="20"/>
        </w:rPr>
        <w:t>Faunistik</w:t>
      </w:r>
      <w:proofErr w:type="spellEnd"/>
      <w:r w:rsidRPr="00BC308D">
        <w:rPr>
          <w:sz w:val="20"/>
          <w:szCs w:val="20"/>
        </w:rPr>
        <w:t xml:space="preserve"> der </w:t>
      </w:r>
      <w:proofErr w:type="spellStart"/>
      <w:r w:rsidRPr="00BC308D">
        <w:rPr>
          <w:sz w:val="20"/>
          <w:szCs w:val="20"/>
        </w:rPr>
        <w:t>Ameisen</w:t>
      </w:r>
      <w:proofErr w:type="spellEnd"/>
      <w:r w:rsidRPr="00BC308D">
        <w:rPr>
          <w:sz w:val="20"/>
          <w:szCs w:val="20"/>
        </w:rPr>
        <w:t xml:space="preserve"> und </w:t>
      </w:r>
      <w:proofErr w:type="spellStart"/>
      <w:r w:rsidRPr="00BC308D">
        <w:rPr>
          <w:sz w:val="20"/>
          <w:szCs w:val="20"/>
        </w:rPr>
        <w:t>Wildbienen</w:t>
      </w:r>
      <w:proofErr w:type="spellEnd"/>
      <w:r w:rsidRPr="00BC308D">
        <w:rPr>
          <w:sz w:val="20"/>
          <w:szCs w:val="20"/>
        </w:rPr>
        <w:t xml:space="preserve"> </w:t>
      </w:r>
      <w:proofErr w:type="spellStart"/>
      <w:r w:rsidRPr="00BC308D">
        <w:rPr>
          <w:sz w:val="20"/>
          <w:szCs w:val="20"/>
        </w:rPr>
        <w:t>Südtirols</w:t>
      </w:r>
      <w:proofErr w:type="spellEnd"/>
      <w:r w:rsidRPr="00BC308D">
        <w:rPr>
          <w:sz w:val="20"/>
          <w:szCs w:val="20"/>
        </w:rPr>
        <w:t xml:space="preserve"> (Hymenoptera: </w:t>
      </w:r>
      <w:proofErr w:type="spellStart"/>
      <w:r w:rsidRPr="00BC308D">
        <w:rPr>
          <w:sz w:val="20"/>
          <w:szCs w:val="20"/>
        </w:rPr>
        <w:t>Formicidae</w:t>
      </w:r>
      <w:proofErr w:type="spellEnd"/>
      <w:r w:rsidRPr="00BC308D">
        <w:rPr>
          <w:sz w:val="20"/>
          <w:szCs w:val="20"/>
        </w:rPr>
        <w:t xml:space="preserve"> et </w:t>
      </w:r>
      <w:proofErr w:type="spellStart"/>
      <w:r w:rsidRPr="00BC308D">
        <w:rPr>
          <w:sz w:val="20"/>
          <w:szCs w:val="20"/>
        </w:rPr>
        <w:t>Apoidea</w:t>
      </w:r>
      <w:proofErr w:type="spellEnd"/>
      <w:r w:rsidRPr="00BC308D">
        <w:rPr>
          <w:sz w:val="20"/>
          <w:szCs w:val="20"/>
        </w:rPr>
        <w:t>).</w:t>
      </w:r>
      <w:proofErr w:type="gramEnd"/>
      <w:r w:rsidRPr="00BC308D">
        <w:rPr>
          <w:sz w:val="20"/>
          <w:szCs w:val="20"/>
        </w:rPr>
        <w:t xml:space="preserve"> </w:t>
      </w:r>
      <w:proofErr w:type="spellStart"/>
      <w:r w:rsidRPr="00BC308D">
        <w:rPr>
          <w:i/>
          <w:sz w:val="20"/>
          <w:szCs w:val="20"/>
        </w:rPr>
        <w:t>Gredleriana</w:t>
      </w:r>
      <w:proofErr w:type="spellEnd"/>
      <w:r w:rsidRPr="00BC308D">
        <w:rPr>
          <w:sz w:val="20"/>
          <w:szCs w:val="20"/>
        </w:rPr>
        <w:t xml:space="preserve"> </w:t>
      </w:r>
      <w:r w:rsidRPr="00BC308D">
        <w:rPr>
          <w:b/>
          <w:sz w:val="20"/>
          <w:szCs w:val="20"/>
        </w:rPr>
        <w:t>3</w:t>
      </w:r>
      <w:r w:rsidRPr="00BC308D">
        <w:rPr>
          <w:sz w:val="20"/>
          <w:szCs w:val="20"/>
        </w:rPr>
        <w:t>: 143–208</w:t>
      </w:r>
    </w:p>
    <w:p w14:paraId="421E6B6D" w14:textId="77777777" w:rsidR="00E91371" w:rsidRPr="00BC308D" w:rsidRDefault="00BC308D">
      <w:pPr>
        <w:pStyle w:val="Bibliography"/>
        <w:rPr>
          <w:sz w:val="20"/>
          <w:szCs w:val="20"/>
        </w:rPr>
      </w:pPr>
      <w:proofErr w:type="spellStart"/>
      <w:r w:rsidRPr="00BC308D">
        <w:rPr>
          <w:sz w:val="20"/>
          <w:szCs w:val="20"/>
        </w:rPr>
        <w:lastRenderedPageBreak/>
        <w:t>Hölldobler</w:t>
      </w:r>
      <w:proofErr w:type="spellEnd"/>
      <w:r w:rsidRPr="00BC308D">
        <w:rPr>
          <w:sz w:val="20"/>
          <w:szCs w:val="20"/>
        </w:rPr>
        <w:t xml:space="preserve">, B., and Wilson, E.O. 1977. The number of queens: An important trait in ant evolution. </w:t>
      </w:r>
      <w:proofErr w:type="spellStart"/>
      <w:r w:rsidRPr="00BC308D">
        <w:rPr>
          <w:i/>
          <w:sz w:val="20"/>
          <w:szCs w:val="20"/>
        </w:rPr>
        <w:t>Naturwissenschaften</w:t>
      </w:r>
      <w:proofErr w:type="spellEnd"/>
      <w:r w:rsidRPr="00BC308D">
        <w:rPr>
          <w:sz w:val="20"/>
          <w:szCs w:val="20"/>
        </w:rPr>
        <w:t xml:space="preserve"> </w:t>
      </w:r>
      <w:r w:rsidRPr="00BC308D">
        <w:rPr>
          <w:b/>
          <w:sz w:val="20"/>
          <w:szCs w:val="20"/>
        </w:rPr>
        <w:t>64</w:t>
      </w:r>
      <w:r w:rsidRPr="00BC308D">
        <w:rPr>
          <w:sz w:val="20"/>
          <w:szCs w:val="20"/>
        </w:rPr>
        <w:t>: 8–15</w:t>
      </w:r>
    </w:p>
    <w:p w14:paraId="240C19C1" w14:textId="77777777" w:rsidR="00E91371" w:rsidRPr="00BC308D" w:rsidRDefault="00BC308D">
      <w:pPr>
        <w:pStyle w:val="Bibliography"/>
        <w:rPr>
          <w:sz w:val="20"/>
          <w:szCs w:val="20"/>
        </w:rPr>
      </w:pPr>
      <w:proofErr w:type="spellStart"/>
      <w:r w:rsidRPr="00BC308D">
        <w:rPr>
          <w:sz w:val="20"/>
          <w:szCs w:val="20"/>
        </w:rPr>
        <w:t>Hölldobler</w:t>
      </w:r>
      <w:proofErr w:type="spellEnd"/>
      <w:r w:rsidRPr="00BC308D">
        <w:rPr>
          <w:sz w:val="20"/>
          <w:szCs w:val="20"/>
        </w:rPr>
        <w:t xml:space="preserve">, B., and Wilson, E.O. 1990. </w:t>
      </w:r>
      <w:r w:rsidRPr="00BC308D">
        <w:rPr>
          <w:i/>
          <w:sz w:val="20"/>
          <w:szCs w:val="20"/>
        </w:rPr>
        <w:t>The Ants</w:t>
      </w:r>
      <w:r w:rsidRPr="00BC308D">
        <w:rPr>
          <w:sz w:val="20"/>
          <w:szCs w:val="20"/>
        </w:rPr>
        <w:t>. Belknap Press of Harvard University Press, Cambridge</w:t>
      </w:r>
    </w:p>
    <w:p w14:paraId="7F44BCD4" w14:textId="77777777" w:rsidR="00E91371" w:rsidRPr="00BC308D" w:rsidRDefault="00BC308D">
      <w:pPr>
        <w:pStyle w:val="Bibliography"/>
        <w:rPr>
          <w:sz w:val="20"/>
          <w:szCs w:val="20"/>
        </w:rPr>
      </w:pPr>
      <w:r w:rsidRPr="00BC308D">
        <w:rPr>
          <w:sz w:val="20"/>
          <w:szCs w:val="20"/>
        </w:rPr>
        <w:t>Janzen, D.H. 1967. Why mountain passes are higher in the tropics</w:t>
      </w:r>
    </w:p>
    <w:p w14:paraId="0B0D084E" w14:textId="77777777" w:rsidR="00E91371" w:rsidRPr="00BC308D" w:rsidRDefault="00BC308D">
      <w:pPr>
        <w:pStyle w:val="Bibliography"/>
        <w:rPr>
          <w:sz w:val="20"/>
          <w:szCs w:val="20"/>
        </w:rPr>
      </w:pPr>
      <w:proofErr w:type="spellStart"/>
      <w:proofErr w:type="gramStart"/>
      <w:r w:rsidRPr="00BC308D">
        <w:rPr>
          <w:sz w:val="20"/>
          <w:szCs w:val="20"/>
        </w:rPr>
        <w:t>Karaman</w:t>
      </w:r>
      <w:proofErr w:type="spellEnd"/>
      <w:r w:rsidRPr="00BC308D">
        <w:rPr>
          <w:sz w:val="20"/>
          <w:szCs w:val="20"/>
        </w:rPr>
        <w:t>, M. 2011.</w:t>
      </w:r>
      <w:proofErr w:type="gramEnd"/>
      <w:r w:rsidRPr="00BC308D">
        <w:rPr>
          <w:sz w:val="20"/>
          <w:szCs w:val="20"/>
        </w:rPr>
        <w:t xml:space="preserve"> </w:t>
      </w:r>
      <w:proofErr w:type="gramStart"/>
      <w:r w:rsidRPr="00BC308D">
        <w:rPr>
          <w:sz w:val="20"/>
          <w:szCs w:val="20"/>
        </w:rPr>
        <w:t xml:space="preserve">Zoogeography, diversity and altitudinal distribution of ants (Hymenoptera: </w:t>
      </w:r>
      <w:proofErr w:type="spellStart"/>
      <w:r w:rsidRPr="00BC308D">
        <w:rPr>
          <w:sz w:val="20"/>
          <w:szCs w:val="20"/>
        </w:rPr>
        <w:t>Formicidae</w:t>
      </w:r>
      <w:proofErr w:type="spellEnd"/>
      <w:r w:rsidRPr="00BC308D">
        <w:rPr>
          <w:sz w:val="20"/>
          <w:szCs w:val="20"/>
        </w:rPr>
        <w:t xml:space="preserve">) in the Mediterranean and the </w:t>
      </w:r>
      <w:proofErr w:type="spellStart"/>
      <w:r w:rsidRPr="00BC308D">
        <w:rPr>
          <w:sz w:val="20"/>
          <w:szCs w:val="20"/>
        </w:rPr>
        <w:t>oro</w:t>
      </w:r>
      <w:proofErr w:type="spellEnd"/>
      <w:r w:rsidRPr="00BC308D">
        <w:rPr>
          <w:sz w:val="20"/>
          <w:szCs w:val="20"/>
        </w:rPr>
        <w:t>-Mediterranean parts of Montenegro.</w:t>
      </w:r>
      <w:proofErr w:type="gramEnd"/>
      <w:r w:rsidRPr="00BC308D">
        <w:rPr>
          <w:sz w:val="20"/>
          <w:szCs w:val="20"/>
        </w:rPr>
        <w:t xml:space="preserve"> </w:t>
      </w:r>
      <w:r w:rsidRPr="00BC308D">
        <w:rPr>
          <w:i/>
          <w:sz w:val="20"/>
          <w:szCs w:val="20"/>
        </w:rPr>
        <w:t>North-Western Journal of Zoology</w:t>
      </w:r>
      <w:r w:rsidRPr="00BC308D">
        <w:rPr>
          <w:sz w:val="20"/>
          <w:szCs w:val="20"/>
        </w:rPr>
        <w:t xml:space="preserve"> </w:t>
      </w:r>
      <w:r w:rsidRPr="00BC308D">
        <w:rPr>
          <w:b/>
          <w:sz w:val="20"/>
          <w:szCs w:val="20"/>
        </w:rPr>
        <w:t>7</w:t>
      </w:r>
      <w:r w:rsidRPr="00BC308D">
        <w:rPr>
          <w:sz w:val="20"/>
          <w:szCs w:val="20"/>
        </w:rPr>
        <w:t>: 26–34</w:t>
      </w:r>
    </w:p>
    <w:p w14:paraId="0E045269" w14:textId="77777777" w:rsidR="00E91371" w:rsidRPr="00BC308D" w:rsidRDefault="00BC308D">
      <w:pPr>
        <w:pStyle w:val="Bibliography"/>
        <w:rPr>
          <w:sz w:val="20"/>
          <w:szCs w:val="20"/>
        </w:rPr>
      </w:pPr>
      <w:proofErr w:type="spellStart"/>
      <w:proofErr w:type="gramStart"/>
      <w:r w:rsidRPr="00BC308D">
        <w:rPr>
          <w:sz w:val="20"/>
          <w:szCs w:val="20"/>
        </w:rPr>
        <w:t>Kaspari</w:t>
      </w:r>
      <w:proofErr w:type="spellEnd"/>
      <w:r w:rsidRPr="00BC308D">
        <w:rPr>
          <w:sz w:val="20"/>
          <w:szCs w:val="20"/>
        </w:rPr>
        <w:t xml:space="preserve">, M., and </w:t>
      </w:r>
      <w:proofErr w:type="spellStart"/>
      <w:r w:rsidRPr="00BC308D">
        <w:rPr>
          <w:sz w:val="20"/>
          <w:szCs w:val="20"/>
        </w:rPr>
        <w:t>Vargo</w:t>
      </w:r>
      <w:proofErr w:type="spellEnd"/>
      <w:r w:rsidRPr="00BC308D">
        <w:rPr>
          <w:sz w:val="20"/>
          <w:szCs w:val="20"/>
        </w:rPr>
        <w:t>, E.L. 1995.</w:t>
      </w:r>
      <w:proofErr w:type="gramEnd"/>
      <w:r w:rsidRPr="00BC308D">
        <w:rPr>
          <w:sz w:val="20"/>
          <w:szCs w:val="20"/>
        </w:rPr>
        <w:t xml:space="preserve"> Colony size as a buffer against seasonality: Bergmann’s Rule in social insects. </w:t>
      </w:r>
      <w:r w:rsidRPr="00BC308D">
        <w:rPr>
          <w:i/>
          <w:sz w:val="20"/>
          <w:szCs w:val="20"/>
        </w:rPr>
        <w:t>The American Naturalist</w:t>
      </w:r>
      <w:r w:rsidRPr="00BC308D">
        <w:rPr>
          <w:sz w:val="20"/>
          <w:szCs w:val="20"/>
        </w:rPr>
        <w:t xml:space="preserve"> </w:t>
      </w:r>
      <w:r w:rsidRPr="00BC308D">
        <w:rPr>
          <w:b/>
          <w:sz w:val="20"/>
          <w:szCs w:val="20"/>
        </w:rPr>
        <w:t>145</w:t>
      </w:r>
      <w:r w:rsidRPr="00BC308D">
        <w:rPr>
          <w:sz w:val="20"/>
          <w:szCs w:val="20"/>
        </w:rPr>
        <w:t>: 610–632</w:t>
      </w:r>
    </w:p>
    <w:p w14:paraId="56DA30DA" w14:textId="77777777" w:rsidR="00E91371" w:rsidRPr="00BC308D" w:rsidRDefault="00BC308D">
      <w:pPr>
        <w:pStyle w:val="Bibliography"/>
        <w:rPr>
          <w:sz w:val="20"/>
          <w:szCs w:val="20"/>
        </w:rPr>
      </w:pPr>
      <w:proofErr w:type="spellStart"/>
      <w:r w:rsidRPr="00BC308D">
        <w:rPr>
          <w:sz w:val="20"/>
          <w:szCs w:val="20"/>
        </w:rPr>
        <w:t>Kembel</w:t>
      </w:r>
      <w:proofErr w:type="spellEnd"/>
      <w:r w:rsidRPr="00BC308D">
        <w:rPr>
          <w:sz w:val="20"/>
          <w:szCs w:val="20"/>
        </w:rPr>
        <w:t xml:space="preserve">, S.W., and Hubbell, S.P. 2006. The phylogenetic structure of a </w:t>
      </w:r>
      <w:proofErr w:type="spellStart"/>
      <w:proofErr w:type="gramStart"/>
      <w:r w:rsidRPr="00BC308D">
        <w:rPr>
          <w:sz w:val="20"/>
          <w:szCs w:val="20"/>
        </w:rPr>
        <w:t>neotropical</w:t>
      </w:r>
      <w:proofErr w:type="spellEnd"/>
      <w:proofErr w:type="gramEnd"/>
      <w:r w:rsidRPr="00BC308D">
        <w:rPr>
          <w:sz w:val="20"/>
          <w:szCs w:val="20"/>
        </w:rPr>
        <w:t xml:space="preserve"> forest tree community. </w:t>
      </w:r>
      <w:r w:rsidRPr="00BC308D">
        <w:rPr>
          <w:i/>
          <w:sz w:val="20"/>
          <w:szCs w:val="20"/>
        </w:rPr>
        <w:t>Ecology</w:t>
      </w:r>
      <w:r w:rsidRPr="00BC308D">
        <w:rPr>
          <w:sz w:val="20"/>
          <w:szCs w:val="20"/>
        </w:rPr>
        <w:t xml:space="preserve"> </w:t>
      </w:r>
      <w:r w:rsidRPr="00BC308D">
        <w:rPr>
          <w:b/>
          <w:sz w:val="20"/>
          <w:szCs w:val="20"/>
        </w:rPr>
        <w:t>87</w:t>
      </w:r>
      <w:r w:rsidRPr="00BC308D">
        <w:rPr>
          <w:sz w:val="20"/>
          <w:szCs w:val="20"/>
        </w:rPr>
        <w:t>: 86–99</w:t>
      </w:r>
    </w:p>
    <w:p w14:paraId="0B910991" w14:textId="77777777" w:rsidR="00E91371" w:rsidRPr="00BC308D" w:rsidRDefault="00BC308D">
      <w:pPr>
        <w:pStyle w:val="Bibliography"/>
        <w:rPr>
          <w:sz w:val="20"/>
          <w:szCs w:val="20"/>
        </w:rPr>
      </w:pPr>
      <w:proofErr w:type="spellStart"/>
      <w:proofErr w:type="gramStart"/>
      <w:r w:rsidRPr="00BC308D">
        <w:rPr>
          <w:sz w:val="20"/>
          <w:szCs w:val="20"/>
        </w:rPr>
        <w:t>Lanan</w:t>
      </w:r>
      <w:proofErr w:type="spellEnd"/>
      <w:r w:rsidRPr="00BC308D">
        <w:rPr>
          <w:sz w:val="20"/>
          <w:szCs w:val="20"/>
        </w:rPr>
        <w:t>, M. 2014.</w:t>
      </w:r>
      <w:proofErr w:type="gramEnd"/>
      <w:r w:rsidRPr="00BC308D">
        <w:rPr>
          <w:sz w:val="20"/>
          <w:szCs w:val="20"/>
        </w:rPr>
        <w:t xml:space="preserve"> </w:t>
      </w:r>
      <w:proofErr w:type="gramStart"/>
      <w:r w:rsidRPr="00BC308D">
        <w:rPr>
          <w:sz w:val="20"/>
          <w:szCs w:val="20"/>
        </w:rPr>
        <w:t xml:space="preserve">Spatiotemporal resource distribution and foraging strategies of ants (Hymenoptera: </w:t>
      </w:r>
      <w:proofErr w:type="spellStart"/>
      <w:r w:rsidRPr="00BC308D">
        <w:rPr>
          <w:sz w:val="20"/>
          <w:szCs w:val="20"/>
        </w:rPr>
        <w:t>Formicidae</w:t>
      </w:r>
      <w:proofErr w:type="spellEnd"/>
      <w:r w:rsidRPr="00BC308D">
        <w:rPr>
          <w:sz w:val="20"/>
          <w:szCs w:val="20"/>
        </w:rPr>
        <w:t>).</w:t>
      </w:r>
      <w:proofErr w:type="gramEnd"/>
      <w:r w:rsidRPr="00BC308D">
        <w:rPr>
          <w:sz w:val="20"/>
          <w:szCs w:val="20"/>
        </w:rPr>
        <w:t xml:space="preserve"> </w:t>
      </w:r>
      <w:r w:rsidRPr="00BC308D">
        <w:rPr>
          <w:i/>
          <w:sz w:val="20"/>
          <w:szCs w:val="20"/>
        </w:rPr>
        <w:t>Myrmecological News</w:t>
      </w:r>
      <w:r w:rsidRPr="00BC308D">
        <w:rPr>
          <w:sz w:val="20"/>
          <w:szCs w:val="20"/>
        </w:rPr>
        <w:t xml:space="preserve"> </w:t>
      </w:r>
      <w:r w:rsidRPr="00BC308D">
        <w:rPr>
          <w:b/>
          <w:sz w:val="20"/>
          <w:szCs w:val="20"/>
        </w:rPr>
        <w:t>20</w:t>
      </w:r>
      <w:r w:rsidRPr="00BC308D">
        <w:rPr>
          <w:sz w:val="20"/>
          <w:szCs w:val="20"/>
        </w:rPr>
        <w:t>: 53–70</w:t>
      </w:r>
    </w:p>
    <w:p w14:paraId="5628C881" w14:textId="77777777" w:rsidR="00E91371" w:rsidRPr="00BC308D" w:rsidRDefault="00BC308D">
      <w:pPr>
        <w:pStyle w:val="Bibliography"/>
        <w:rPr>
          <w:sz w:val="20"/>
          <w:szCs w:val="20"/>
        </w:rPr>
      </w:pPr>
      <w:proofErr w:type="spellStart"/>
      <w:proofErr w:type="gramStart"/>
      <w:r w:rsidRPr="00BC308D">
        <w:rPr>
          <w:sz w:val="20"/>
          <w:szCs w:val="20"/>
        </w:rPr>
        <w:t>Lassau</w:t>
      </w:r>
      <w:proofErr w:type="spellEnd"/>
      <w:r w:rsidRPr="00BC308D">
        <w:rPr>
          <w:sz w:val="20"/>
          <w:szCs w:val="20"/>
        </w:rPr>
        <w:t xml:space="preserve">, S., and </w:t>
      </w:r>
      <w:proofErr w:type="spellStart"/>
      <w:r w:rsidRPr="00BC308D">
        <w:rPr>
          <w:sz w:val="20"/>
          <w:szCs w:val="20"/>
        </w:rPr>
        <w:t>Hochuli</w:t>
      </w:r>
      <w:proofErr w:type="spellEnd"/>
      <w:r w:rsidRPr="00BC308D">
        <w:rPr>
          <w:sz w:val="20"/>
          <w:szCs w:val="20"/>
        </w:rPr>
        <w:t>, D. 2004.</w:t>
      </w:r>
      <w:proofErr w:type="gramEnd"/>
      <w:r w:rsidRPr="00BC308D">
        <w:rPr>
          <w:sz w:val="20"/>
          <w:szCs w:val="20"/>
        </w:rPr>
        <w:t xml:space="preserve"> </w:t>
      </w:r>
      <w:proofErr w:type="gramStart"/>
      <w:r w:rsidRPr="00BC308D">
        <w:rPr>
          <w:sz w:val="20"/>
          <w:szCs w:val="20"/>
        </w:rPr>
        <w:t>Effects of habitat complexity on ant assemblages.</w:t>
      </w:r>
      <w:proofErr w:type="gramEnd"/>
      <w:r w:rsidRPr="00BC308D">
        <w:rPr>
          <w:sz w:val="20"/>
          <w:szCs w:val="20"/>
        </w:rPr>
        <w:t xml:space="preserve"> </w:t>
      </w:r>
      <w:proofErr w:type="spellStart"/>
      <w:r w:rsidRPr="00BC308D">
        <w:rPr>
          <w:i/>
          <w:sz w:val="20"/>
          <w:szCs w:val="20"/>
        </w:rPr>
        <w:t>Ecography</w:t>
      </w:r>
      <w:proofErr w:type="spellEnd"/>
      <w:r w:rsidRPr="00BC308D">
        <w:rPr>
          <w:sz w:val="20"/>
          <w:szCs w:val="20"/>
        </w:rPr>
        <w:t xml:space="preserve"> </w:t>
      </w:r>
      <w:r w:rsidRPr="00BC308D">
        <w:rPr>
          <w:b/>
          <w:sz w:val="20"/>
          <w:szCs w:val="20"/>
        </w:rPr>
        <w:t>2</w:t>
      </w:r>
      <w:r w:rsidRPr="00BC308D">
        <w:rPr>
          <w:sz w:val="20"/>
          <w:szCs w:val="20"/>
        </w:rPr>
        <w:t>: 157–164</w:t>
      </w:r>
    </w:p>
    <w:p w14:paraId="75A0EBFB" w14:textId="77777777" w:rsidR="00E91371" w:rsidRPr="00BC308D" w:rsidRDefault="00BC308D">
      <w:pPr>
        <w:pStyle w:val="Bibliography"/>
        <w:rPr>
          <w:sz w:val="20"/>
          <w:szCs w:val="20"/>
        </w:rPr>
      </w:pPr>
      <w:r w:rsidRPr="00BC308D">
        <w:rPr>
          <w:sz w:val="20"/>
          <w:szCs w:val="20"/>
        </w:rPr>
        <w:t xml:space="preserve">Legendre, P. 2014. Interpreting the replacement and richness difference components of beta diversity. </w:t>
      </w:r>
      <w:r w:rsidRPr="00BC308D">
        <w:rPr>
          <w:i/>
          <w:sz w:val="20"/>
          <w:szCs w:val="20"/>
        </w:rPr>
        <w:t>Global Ecology and Biogeography</w:t>
      </w:r>
      <w:r w:rsidRPr="00BC308D">
        <w:rPr>
          <w:sz w:val="20"/>
          <w:szCs w:val="20"/>
        </w:rPr>
        <w:t xml:space="preserve"> 1–11</w:t>
      </w:r>
    </w:p>
    <w:p w14:paraId="3989E456" w14:textId="77777777" w:rsidR="00E91371" w:rsidRPr="00BC308D" w:rsidRDefault="00BC308D">
      <w:pPr>
        <w:pStyle w:val="Bibliography"/>
        <w:rPr>
          <w:sz w:val="20"/>
          <w:szCs w:val="20"/>
        </w:rPr>
      </w:pPr>
      <w:proofErr w:type="spellStart"/>
      <w:r w:rsidRPr="00BC308D">
        <w:rPr>
          <w:sz w:val="20"/>
          <w:szCs w:val="20"/>
        </w:rPr>
        <w:t>Lessard</w:t>
      </w:r>
      <w:proofErr w:type="spellEnd"/>
      <w:r w:rsidRPr="00BC308D">
        <w:rPr>
          <w:sz w:val="20"/>
          <w:szCs w:val="20"/>
        </w:rPr>
        <w:t xml:space="preserve">, J.J., Dunn, R.R., Parker, C.C., and Sanders, N.N. 2007. </w:t>
      </w:r>
      <w:proofErr w:type="gramStart"/>
      <w:r w:rsidRPr="00BC308D">
        <w:rPr>
          <w:sz w:val="20"/>
          <w:szCs w:val="20"/>
        </w:rPr>
        <w:t>Rarity and diversity in forest ant assemblages of Great Smoky Mountains National Park.</w:t>
      </w:r>
      <w:proofErr w:type="gramEnd"/>
      <w:r w:rsidRPr="00BC308D">
        <w:rPr>
          <w:sz w:val="20"/>
          <w:szCs w:val="20"/>
        </w:rPr>
        <w:t xml:space="preserve"> </w:t>
      </w:r>
      <w:r w:rsidRPr="00BC308D">
        <w:rPr>
          <w:i/>
          <w:sz w:val="20"/>
          <w:szCs w:val="20"/>
        </w:rPr>
        <w:t>Southeastern Naturalist</w:t>
      </w:r>
      <w:r w:rsidRPr="00BC308D">
        <w:rPr>
          <w:sz w:val="20"/>
          <w:szCs w:val="20"/>
        </w:rPr>
        <w:t xml:space="preserve"> </w:t>
      </w:r>
      <w:r w:rsidRPr="00BC308D">
        <w:rPr>
          <w:b/>
          <w:sz w:val="20"/>
          <w:szCs w:val="20"/>
        </w:rPr>
        <w:t>0</w:t>
      </w:r>
      <w:r w:rsidRPr="00BC308D">
        <w:rPr>
          <w:sz w:val="20"/>
          <w:szCs w:val="20"/>
        </w:rPr>
        <w:t>: 215–228</w:t>
      </w:r>
    </w:p>
    <w:p w14:paraId="7A097D4C" w14:textId="77777777" w:rsidR="00E91371" w:rsidRPr="00BC308D" w:rsidRDefault="00BC308D">
      <w:pPr>
        <w:pStyle w:val="Bibliography"/>
        <w:rPr>
          <w:sz w:val="20"/>
          <w:szCs w:val="20"/>
        </w:rPr>
      </w:pPr>
      <w:proofErr w:type="spellStart"/>
      <w:proofErr w:type="gramStart"/>
      <w:r w:rsidRPr="00BC308D">
        <w:rPr>
          <w:sz w:val="20"/>
          <w:szCs w:val="20"/>
        </w:rPr>
        <w:t>Lomolino</w:t>
      </w:r>
      <w:proofErr w:type="spellEnd"/>
      <w:r w:rsidRPr="00BC308D">
        <w:rPr>
          <w:sz w:val="20"/>
          <w:szCs w:val="20"/>
        </w:rPr>
        <w:t>, M. 2001.</w:t>
      </w:r>
      <w:proofErr w:type="gramEnd"/>
      <w:r w:rsidRPr="00BC308D">
        <w:rPr>
          <w:sz w:val="20"/>
          <w:szCs w:val="20"/>
        </w:rPr>
        <w:t xml:space="preserve"> Elevation gradients of species-density: historical and prospective views. </w:t>
      </w:r>
      <w:r w:rsidRPr="00BC308D">
        <w:rPr>
          <w:i/>
          <w:sz w:val="20"/>
          <w:szCs w:val="20"/>
        </w:rPr>
        <w:t>Global Ecology and Biogeography</w:t>
      </w:r>
      <w:r w:rsidRPr="00BC308D">
        <w:rPr>
          <w:sz w:val="20"/>
          <w:szCs w:val="20"/>
        </w:rPr>
        <w:t xml:space="preserve"> </w:t>
      </w:r>
      <w:r w:rsidRPr="00BC308D">
        <w:rPr>
          <w:b/>
          <w:sz w:val="20"/>
          <w:szCs w:val="20"/>
        </w:rPr>
        <w:t>10</w:t>
      </w:r>
      <w:r w:rsidRPr="00BC308D">
        <w:rPr>
          <w:sz w:val="20"/>
          <w:szCs w:val="20"/>
        </w:rPr>
        <w:t>: 3–13</w:t>
      </w:r>
    </w:p>
    <w:p w14:paraId="5918C671" w14:textId="77777777" w:rsidR="00E91371" w:rsidRPr="00BC308D" w:rsidRDefault="00BC308D">
      <w:pPr>
        <w:pStyle w:val="Bibliography"/>
        <w:rPr>
          <w:sz w:val="20"/>
          <w:szCs w:val="20"/>
        </w:rPr>
      </w:pPr>
      <w:proofErr w:type="spellStart"/>
      <w:r w:rsidRPr="00BC308D">
        <w:rPr>
          <w:sz w:val="20"/>
          <w:szCs w:val="20"/>
        </w:rPr>
        <w:t>Longino</w:t>
      </w:r>
      <w:proofErr w:type="spellEnd"/>
      <w:r w:rsidRPr="00BC308D">
        <w:rPr>
          <w:sz w:val="20"/>
          <w:szCs w:val="20"/>
        </w:rPr>
        <w:t xml:space="preserve">, J.T., and Colwell, R.K. 2011. Density compensation, species composition, and richness of ants on a </w:t>
      </w:r>
      <w:proofErr w:type="spellStart"/>
      <w:proofErr w:type="gramStart"/>
      <w:r w:rsidRPr="00BC308D">
        <w:rPr>
          <w:sz w:val="20"/>
          <w:szCs w:val="20"/>
        </w:rPr>
        <w:t>neotropical</w:t>
      </w:r>
      <w:proofErr w:type="spellEnd"/>
      <w:proofErr w:type="gramEnd"/>
      <w:r w:rsidRPr="00BC308D">
        <w:rPr>
          <w:sz w:val="20"/>
          <w:szCs w:val="20"/>
        </w:rPr>
        <w:t xml:space="preserve"> </w:t>
      </w:r>
      <w:proofErr w:type="spellStart"/>
      <w:r w:rsidRPr="00BC308D">
        <w:rPr>
          <w:sz w:val="20"/>
          <w:szCs w:val="20"/>
        </w:rPr>
        <w:t>elevational</w:t>
      </w:r>
      <w:proofErr w:type="spellEnd"/>
      <w:r w:rsidRPr="00BC308D">
        <w:rPr>
          <w:sz w:val="20"/>
          <w:szCs w:val="20"/>
        </w:rPr>
        <w:t xml:space="preserve"> gradient. </w:t>
      </w:r>
      <w:r w:rsidRPr="00BC308D">
        <w:rPr>
          <w:i/>
          <w:sz w:val="20"/>
          <w:szCs w:val="20"/>
        </w:rPr>
        <w:t>Ecosphere</w:t>
      </w:r>
      <w:r w:rsidRPr="00BC308D">
        <w:rPr>
          <w:sz w:val="20"/>
          <w:szCs w:val="20"/>
        </w:rPr>
        <w:t xml:space="preserve"> </w:t>
      </w:r>
      <w:r w:rsidRPr="00BC308D">
        <w:rPr>
          <w:b/>
          <w:sz w:val="20"/>
          <w:szCs w:val="20"/>
        </w:rPr>
        <w:t>2</w:t>
      </w:r>
      <w:r w:rsidRPr="00BC308D">
        <w:rPr>
          <w:sz w:val="20"/>
          <w:szCs w:val="20"/>
        </w:rPr>
        <w:t>: art29</w:t>
      </w:r>
    </w:p>
    <w:p w14:paraId="2681C461" w14:textId="77777777" w:rsidR="00E91371" w:rsidRPr="00BC308D" w:rsidRDefault="00BC308D">
      <w:pPr>
        <w:pStyle w:val="Bibliography"/>
        <w:rPr>
          <w:sz w:val="20"/>
          <w:szCs w:val="20"/>
        </w:rPr>
      </w:pPr>
      <w:proofErr w:type="spellStart"/>
      <w:proofErr w:type="gramStart"/>
      <w:r w:rsidRPr="00BC308D">
        <w:rPr>
          <w:sz w:val="20"/>
          <w:szCs w:val="20"/>
        </w:rPr>
        <w:t>Machac</w:t>
      </w:r>
      <w:proofErr w:type="spellEnd"/>
      <w:r w:rsidRPr="00BC308D">
        <w:rPr>
          <w:sz w:val="20"/>
          <w:szCs w:val="20"/>
        </w:rPr>
        <w:t xml:space="preserve">, A., </w:t>
      </w:r>
      <w:proofErr w:type="spellStart"/>
      <w:r w:rsidRPr="00BC308D">
        <w:rPr>
          <w:sz w:val="20"/>
          <w:szCs w:val="20"/>
        </w:rPr>
        <w:t>Janda</w:t>
      </w:r>
      <w:proofErr w:type="spellEnd"/>
      <w:r w:rsidRPr="00BC308D">
        <w:rPr>
          <w:sz w:val="20"/>
          <w:szCs w:val="20"/>
        </w:rPr>
        <w:t>, M., Dunn, R.R., and Sanders, N.J. 2011.</w:t>
      </w:r>
      <w:proofErr w:type="gramEnd"/>
      <w:r w:rsidRPr="00BC308D">
        <w:rPr>
          <w:sz w:val="20"/>
          <w:szCs w:val="20"/>
        </w:rPr>
        <w:t xml:space="preserve"> </w:t>
      </w:r>
      <w:proofErr w:type="spellStart"/>
      <w:r w:rsidRPr="00BC308D">
        <w:rPr>
          <w:sz w:val="20"/>
          <w:szCs w:val="20"/>
        </w:rPr>
        <w:t>Elevational</w:t>
      </w:r>
      <w:proofErr w:type="spellEnd"/>
      <w:r w:rsidRPr="00BC308D">
        <w:rPr>
          <w:sz w:val="20"/>
          <w:szCs w:val="20"/>
        </w:rPr>
        <w:t xml:space="preserve"> gradients in phylogenetic structure of ant communities reveal the interplay of biotic and abiotic constraints on diversity. </w:t>
      </w:r>
      <w:proofErr w:type="spellStart"/>
      <w:r w:rsidRPr="00BC308D">
        <w:rPr>
          <w:i/>
          <w:sz w:val="20"/>
          <w:szCs w:val="20"/>
        </w:rPr>
        <w:t>Ecography</w:t>
      </w:r>
      <w:proofErr w:type="spellEnd"/>
      <w:r w:rsidRPr="00BC308D">
        <w:rPr>
          <w:sz w:val="20"/>
          <w:szCs w:val="20"/>
        </w:rPr>
        <w:t xml:space="preserve"> </w:t>
      </w:r>
      <w:r w:rsidRPr="00BC308D">
        <w:rPr>
          <w:b/>
          <w:sz w:val="20"/>
          <w:szCs w:val="20"/>
        </w:rPr>
        <w:t>34</w:t>
      </w:r>
      <w:r w:rsidRPr="00BC308D">
        <w:rPr>
          <w:sz w:val="20"/>
          <w:szCs w:val="20"/>
        </w:rPr>
        <w:t>: 364–371</w:t>
      </w:r>
    </w:p>
    <w:p w14:paraId="5B578338" w14:textId="77777777" w:rsidR="00E91371" w:rsidRPr="00BC308D" w:rsidRDefault="00BC308D">
      <w:pPr>
        <w:pStyle w:val="Bibliography"/>
        <w:rPr>
          <w:sz w:val="20"/>
          <w:szCs w:val="20"/>
        </w:rPr>
      </w:pPr>
      <w:r w:rsidRPr="00BC308D">
        <w:rPr>
          <w:sz w:val="20"/>
          <w:szCs w:val="20"/>
        </w:rPr>
        <w:t xml:space="preserve">McCain, C.M. 2005. </w:t>
      </w:r>
      <w:proofErr w:type="spellStart"/>
      <w:proofErr w:type="gramStart"/>
      <w:r w:rsidRPr="00BC308D">
        <w:rPr>
          <w:sz w:val="20"/>
          <w:szCs w:val="20"/>
        </w:rPr>
        <w:t>Elevational</w:t>
      </w:r>
      <w:proofErr w:type="spellEnd"/>
      <w:r w:rsidRPr="00BC308D">
        <w:rPr>
          <w:sz w:val="20"/>
          <w:szCs w:val="20"/>
        </w:rPr>
        <w:t xml:space="preserve"> gradients in diversity of small mammals.</w:t>
      </w:r>
      <w:proofErr w:type="gramEnd"/>
      <w:r w:rsidRPr="00BC308D">
        <w:rPr>
          <w:sz w:val="20"/>
          <w:szCs w:val="20"/>
        </w:rPr>
        <w:t xml:space="preserve"> </w:t>
      </w:r>
      <w:r w:rsidRPr="00BC308D">
        <w:rPr>
          <w:i/>
          <w:sz w:val="20"/>
          <w:szCs w:val="20"/>
        </w:rPr>
        <w:t>Ecology</w:t>
      </w:r>
      <w:r w:rsidRPr="00BC308D">
        <w:rPr>
          <w:sz w:val="20"/>
          <w:szCs w:val="20"/>
        </w:rPr>
        <w:t xml:space="preserve"> </w:t>
      </w:r>
      <w:r w:rsidRPr="00BC308D">
        <w:rPr>
          <w:b/>
          <w:sz w:val="20"/>
          <w:szCs w:val="20"/>
        </w:rPr>
        <w:t>86</w:t>
      </w:r>
      <w:r w:rsidRPr="00BC308D">
        <w:rPr>
          <w:sz w:val="20"/>
          <w:szCs w:val="20"/>
        </w:rPr>
        <w:t>: 366–372</w:t>
      </w:r>
    </w:p>
    <w:p w14:paraId="4751EE35" w14:textId="77777777" w:rsidR="00E91371" w:rsidRPr="00BC308D" w:rsidRDefault="00BC308D">
      <w:pPr>
        <w:pStyle w:val="Bibliography"/>
        <w:rPr>
          <w:sz w:val="20"/>
          <w:szCs w:val="20"/>
        </w:rPr>
      </w:pPr>
      <w:proofErr w:type="gramStart"/>
      <w:r w:rsidRPr="00BC308D">
        <w:rPr>
          <w:sz w:val="20"/>
          <w:szCs w:val="20"/>
        </w:rPr>
        <w:t>McCain, C.M. 2009a.</w:t>
      </w:r>
      <w:proofErr w:type="gramEnd"/>
      <w:r w:rsidRPr="00BC308D">
        <w:rPr>
          <w:sz w:val="20"/>
          <w:szCs w:val="20"/>
        </w:rPr>
        <w:t xml:space="preserve"> </w:t>
      </w:r>
      <w:proofErr w:type="gramStart"/>
      <w:r w:rsidRPr="00BC308D">
        <w:rPr>
          <w:sz w:val="20"/>
          <w:szCs w:val="20"/>
        </w:rPr>
        <w:t xml:space="preserve">Global analysis of bird </w:t>
      </w:r>
      <w:proofErr w:type="spellStart"/>
      <w:r w:rsidRPr="00BC308D">
        <w:rPr>
          <w:sz w:val="20"/>
          <w:szCs w:val="20"/>
        </w:rPr>
        <w:t>elevational</w:t>
      </w:r>
      <w:proofErr w:type="spellEnd"/>
      <w:r w:rsidRPr="00BC308D">
        <w:rPr>
          <w:sz w:val="20"/>
          <w:szCs w:val="20"/>
        </w:rPr>
        <w:t xml:space="preserve"> diversity.</w:t>
      </w:r>
      <w:proofErr w:type="gramEnd"/>
      <w:r w:rsidRPr="00BC308D">
        <w:rPr>
          <w:sz w:val="20"/>
          <w:szCs w:val="20"/>
        </w:rPr>
        <w:t xml:space="preserve"> </w:t>
      </w:r>
      <w:r w:rsidRPr="00BC308D">
        <w:rPr>
          <w:i/>
          <w:sz w:val="20"/>
          <w:szCs w:val="20"/>
        </w:rPr>
        <w:t>Global Ecology and Biogeography</w:t>
      </w:r>
      <w:r w:rsidRPr="00BC308D">
        <w:rPr>
          <w:sz w:val="20"/>
          <w:szCs w:val="20"/>
        </w:rPr>
        <w:t xml:space="preserve"> </w:t>
      </w:r>
      <w:r w:rsidRPr="00BC308D">
        <w:rPr>
          <w:b/>
          <w:sz w:val="20"/>
          <w:szCs w:val="20"/>
        </w:rPr>
        <w:t>18</w:t>
      </w:r>
      <w:r w:rsidRPr="00BC308D">
        <w:rPr>
          <w:sz w:val="20"/>
          <w:szCs w:val="20"/>
        </w:rPr>
        <w:t>: 346–360</w:t>
      </w:r>
    </w:p>
    <w:p w14:paraId="2D2C528D" w14:textId="77777777" w:rsidR="00E91371" w:rsidRPr="00BC308D" w:rsidRDefault="00BC308D">
      <w:pPr>
        <w:pStyle w:val="Bibliography"/>
        <w:rPr>
          <w:sz w:val="20"/>
          <w:szCs w:val="20"/>
        </w:rPr>
      </w:pPr>
      <w:proofErr w:type="gramStart"/>
      <w:r w:rsidRPr="00BC308D">
        <w:rPr>
          <w:sz w:val="20"/>
          <w:szCs w:val="20"/>
        </w:rPr>
        <w:t>McCain, C.M. 2009b.</w:t>
      </w:r>
      <w:proofErr w:type="gramEnd"/>
      <w:r w:rsidRPr="00BC308D">
        <w:rPr>
          <w:sz w:val="20"/>
          <w:szCs w:val="20"/>
        </w:rPr>
        <w:t xml:space="preserve"> Vertebrate range sizes indicate that mountains may be ‘</w:t>
      </w:r>
      <w:proofErr w:type="spellStart"/>
      <w:r w:rsidRPr="00BC308D">
        <w:rPr>
          <w:sz w:val="20"/>
          <w:szCs w:val="20"/>
        </w:rPr>
        <w:t>higher’in</w:t>
      </w:r>
      <w:proofErr w:type="spellEnd"/>
      <w:r w:rsidRPr="00BC308D">
        <w:rPr>
          <w:sz w:val="20"/>
          <w:szCs w:val="20"/>
        </w:rPr>
        <w:t xml:space="preserve"> the tropics. </w:t>
      </w:r>
      <w:r w:rsidRPr="00BC308D">
        <w:rPr>
          <w:i/>
          <w:sz w:val="20"/>
          <w:szCs w:val="20"/>
        </w:rPr>
        <w:t>Ecology Letters</w:t>
      </w:r>
      <w:r w:rsidRPr="00BC308D">
        <w:rPr>
          <w:sz w:val="20"/>
          <w:szCs w:val="20"/>
        </w:rPr>
        <w:t xml:space="preserve"> </w:t>
      </w:r>
      <w:r w:rsidRPr="00BC308D">
        <w:rPr>
          <w:b/>
          <w:sz w:val="20"/>
          <w:szCs w:val="20"/>
        </w:rPr>
        <w:t>12</w:t>
      </w:r>
      <w:r w:rsidRPr="00BC308D">
        <w:rPr>
          <w:sz w:val="20"/>
          <w:szCs w:val="20"/>
        </w:rPr>
        <w:t>: 550–560</w:t>
      </w:r>
    </w:p>
    <w:p w14:paraId="1867C943" w14:textId="77777777" w:rsidR="00E91371" w:rsidRPr="00BC308D" w:rsidRDefault="00BC308D">
      <w:pPr>
        <w:pStyle w:val="Bibliography"/>
        <w:rPr>
          <w:sz w:val="20"/>
          <w:szCs w:val="20"/>
        </w:rPr>
      </w:pPr>
      <w:r w:rsidRPr="00BC308D">
        <w:rPr>
          <w:sz w:val="20"/>
          <w:szCs w:val="20"/>
        </w:rPr>
        <w:t xml:space="preserve">McCain, C.M. 2010. </w:t>
      </w:r>
      <w:proofErr w:type="gramStart"/>
      <w:r w:rsidRPr="00BC308D">
        <w:rPr>
          <w:sz w:val="20"/>
          <w:szCs w:val="20"/>
        </w:rPr>
        <w:t xml:space="preserve">Global analysis of reptile </w:t>
      </w:r>
      <w:proofErr w:type="spellStart"/>
      <w:r w:rsidRPr="00BC308D">
        <w:rPr>
          <w:sz w:val="20"/>
          <w:szCs w:val="20"/>
        </w:rPr>
        <w:t>elevational</w:t>
      </w:r>
      <w:proofErr w:type="spellEnd"/>
      <w:r w:rsidRPr="00BC308D">
        <w:rPr>
          <w:sz w:val="20"/>
          <w:szCs w:val="20"/>
        </w:rPr>
        <w:t xml:space="preserve"> diversity.</w:t>
      </w:r>
      <w:proofErr w:type="gramEnd"/>
      <w:r w:rsidRPr="00BC308D">
        <w:rPr>
          <w:sz w:val="20"/>
          <w:szCs w:val="20"/>
        </w:rPr>
        <w:t xml:space="preserve"> </w:t>
      </w:r>
      <w:r w:rsidRPr="00BC308D">
        <w:rPr>
          <w:i/>
          <w:sz w:val="20"/>
          <w:szCs w:val="20"/>
        </w:rPr>
        <w:t>Global Ecology and Biogeography</w:t>
      </w:r>
      <w:r w:rsidRPr="00BC308D">
        <w:rPr>
          <w:sz w:val="20"/>
          <w:szCs w:val="20"/>
        </w:rPr>
        <w:t xml:space="preserve"> </w:t>
      </w:r>
      <w:r w:rsidRPr="00BC308D">
        <w:rPr>
          <w:b/>
          <w:sz w:val="20"/>
          <w:szCs w:val="20"/>
        </w:rPr>
        <w:t>19</w:t>
      </w:r>
      <w:r w:rsidRPr="00BC308D">
        <w:rPr>
          <w:sz w:val="20"/>
          <w:szCs w:val="20"/>
        </w:rPr>
        <w:t>: 541–553</w:t>
      </w:r>
    </w:p>
    <w:p w14:paraId="60A0C13E" w14:textId="77777777" w:rsidR="00E91371" w:rsidRPr="00BC308D" w:rsidRDefault="00BC308D">
      <w:pPr>
        <w:pStyle w:val="Bibliography"/>
        <w:rPr>
          <w:sz w:val="20"/>
          <w:szCs w:val="20"/>
        </w:rPr>
      </w:pPr>
      <w:r w:rsidRPr="00BC308D">
        <w:rPr>
          <w:sz w:val="20"/>
          <w:szCs w:val="20"/>
        </w:rPr>
        <w:t xml:space="preserve">McCain, C.M., and </w:t>
      </w:r>
      <w:proofErr w:type="spellStart"/>
      <w:r w:rsidRPr="00BC308D">
        <w:rPr>
          <w:sz w:val="20"/>
          <w:szCs w:val="20"/>
        </w:rPr>
        <w:t>Bracy</w:t>
      </w:r>
      <w:proofErr w:type="spellEnd"/>
      <w:r w:rsidRPr="00BC308D">
        <w:rPr>
          <w:sz w:val="20"/>
          <w:szCs w:val="20"/>
        </w:rPr>
        <w:t xml:space="preserve"> Knight, K. 2013. </w:t>
      </w:r>
      <w:proofErr w:type="spellStart"/>
      <w:r w:rsidRPr="00BC308D">
        <w:rPr>
          <w:sz w:val="20"/>
          <w:szCs w:val="20"/>
        </w:rPr>
        <w:t>Elevational</w:t>
      </w:r>
      <w:proofErr w:type="spellEnd"/>
      <w:r w:rsidRPr="00BC308D">
        <w:rPr>
          <w:sz w:val="20"/>
          <w:szCs w:val="20"/>
        </w:rPr>
        <w:t xml:space="preserve"> </w:t>
      </w:r>
      <w:proofErr w:type="spellStart"/>
      <w:r w:rsidRPr="00BC308D">
        <w:rPr>
          <w:sz w:val="20"/>
          <w:szCs w:val="20"/>
        </w:rPr>
        <w:t>Rapoport’s</w:t>
      </w:r>
      <w:proofErr w:type="spellEnd"/>
      <w:r w:rsidRPr="00BC308D">
        <w:rPr>
          <w:sz w:val="20"/>
          <w:szCs w:val="20"/>
        </w:rPr>
        <w:t xml:space="preserve"> rule is not pervasive on mountains. </w:t>
      </w:r>
      <w:r w:rsidRPr="00BC308D">
        <w:rPr>
          <w:i/>
          <w:sz w:val="20"/>
          <w:szCs w:val="20"/>
        </w:rPr>
        <w:t>Global Ecology and Biogeography</w:t>
      </w:r>
      <w:r w:rsidRPr="00BC308D">
        <w:rPr>
          <w:sz w:val="20"/>
          <w:szCs w:val="20"/>
        </w:rPr>
        <w:t xml:space="preserve"> </w:t>
      </w:r>
      <w:r w:rsidRPr="00BC308D">
        <w:rPr>
          <w:b/>
          <w:sz w:val="20"/>
          <w:szCs w:val="20"/>
        </w:rPr>
        <w:t>22</w:t>
      </w:r>
      <w:r w:rsidRPr="00BC308D">
        <w:rPr>
          <w:sz w:val="20"/>
          <w:szCs w:val="20"/>
        </w:rPr>
        <w:t>: 750–759</w:t>
      </w:r>
    </w:p>
    <w:p w14:paraId="12224051" w14:textId="77777777" w:rsidR="00E91371" w:rsidRPr="00BC308D" w:rsidRDefault="00BC308D">
      <w:pPr>
        <w:pStyle w:val="Bibliography"/>
        <w:rPr>
          <w:sz w:val="20"/>
          <w:szCs w:val="20"/>
        </w:rPr>
      </w:pPr>
      <w:r w:rsidRPr="00BC308D">
        <w:rPr>
          <w:sz w:val="20"/>
          <w:szCs w:val="20"/>
        </w:rPr>
        <w:t xml:space="preserve">McCain, C.M., and </w:t>
      </w:r>
      <w:proofErr w:type="spellStart"/>
      <w:r w:rsidRPr="00BC308D">
        <w:rPr>
          <w:sz w:val="20"/>
          <w:szCs w:val="20"/>
        </w:rPr>
        <w:t>Grytnes</w:t>
      </w:r>
      <w:proofErr w:type="spellEnd"/>
      <w:r w:rsidRPr="00BC308D">
        <w:rPr>
          <w:sz w:val="20"/>
          <w:szCs w:val="20"/>
        </w:rPr>
        <w:t xml:space="preserve">, J.A. 2010. </w:t>
      </w:r>
      <w:proofErr w:type="spellStart"/>
      <w:proofErr w:type="gramStart"/>
      <w:r w:rsidRPr="00BC308D">
        <w:rPr>
          <w:sz w:val="20"/>
          <w:szCs w:val="20"/>
        </w:rPr>
        <w:t>Elevational</w:t>
      </w:r>
      <w:proofErr w:type="spellEnd"/>
      <w:r w:rsidRPr="00BC308D">
        <w:rPr>
          <w:sz w:val="20"/>
          <w:szCs w:val="20"/>
        </w:rPr>
        <w:t xml:space="preserve"> gradients in species richness.</w:t>
      </w:r>
      <w:proofErr w:type="gramEnd"/>
      <w:r w:rsidRPr="00BC308D">
        <w:rPr>
          <w:sz w:val="20"/>
          <w:szCs w:val="20"/>
        </w:rPr>
        <w:t xml:space="preserve"> In: </w:t>
      </w:r>
      <w:r w:rsidRPr="00BC308D">
        <w:rPr>
          <w:i/>
          <w:sz w:val="20"/>
          <w:szCs w:val="20"/>
        </w:rPr>
        <w:t>Encyclopedia of Life Sciences</w:t>
      </w:r>
      <w:r w:rsidRPr="00BC308D">
        <w:rPr>
          <w:sz w:val="20"/>
          <w:szCs w:val="20"/>
        </w:rPr>
        <w:t>, pp. 1–10</w:t>
      </w:r>
    </w:p>
    <w:p w14:paraId="470A2044" w14:textId="77777777" w:rsidR="00E91371" w:rsidRPr="00BC308D" w:rsidRDefault="00BC308D">
      <w:pPr>
        <w:pStyle w:val="Bibliography"/>
        <w:rPr>
          <w:sz w:val="20"/>
          <w:szCs w:val="20"/>
        </w:rPr>
      </w:pPr>
      <w:proofErr w:type="gramStart"/>
      <w:r w:rsidRPr="00BC308D">
        <w:rPr>
          <w:sz w:val="20"/>
          <w:szCs w:val="20"/>
        </w:rPr>
        <w:t>McCoy, E. 2002.</w:t>
      </w:r>
      <w:proofErr w:type="gramEnd"/>
      <w:r w:rsidRPr="00BC308D">
        <w:rPr>
          <w:sz w:val="20"/>
          <w:szCs w:val="20"/>
        </w:rPr>
        <w:t xml:space="preserve"> </w:t>
      </w:r>
      <w:proofErr w:type="gramStart"/>
      <w:r w:rsidRPr="00BC308D">
        <w:rPr>
          <w:sz w:val="20"/>
          <w:szCs w:val="20"/>
        </w:rPr>
        <w:t>The “veiled gradients” problem in ecology.</w:t>
      </w:r>
      <w:proofErr w:type="gramEnd"/>
      <w:r w:rsidRPr="00BC308D">
        <w:rPr>
          <w:sz w:val="20"/>
          <w:szCs w:val="20"/>
        </w:rPr>
        <w:t xml:space="preserve"> </w:t>
      </w:r>
      <w:proofErr w:type="spellStart"/>
      <w:r w:rsidRPr="00BC308D">
        <w:rPr>
          <w:i/>
          <w:sz w:val="20"/>
          <w:szCs w:val="20"/>
        </w:rPr>
        <w:t>Oikos</w:t>
      </w:r>
      <w:proofErr w:type="spellEnd"/>
      <w:r w:rsidRPr="00BC308D">
        <w:rPr>
          <w:sz w:val="20"/>
          <w:szCs w:val="20"/>
        </w:rPr>
        <w:t xml:space="preserve"> </w:t>
      </w:r>
      <w:r w:rsidRPr="00BC308D">
        <w:rPr>
          <w:b/>
          <w:sz w:val="20"/>
          <w:szCs w:val="20"/>
        </w:rPr>
        <w:t>99</w:t>
      </w:r>
      <w:r w:rsidRPr="00BC308D">
        <w:rPr>
          <w:sz w:val="20"/>
          <w:szCs w:val="20"/>
        </w:rPr>
        <w:t>: 189–192</w:t>
      </w:r>
    </w:p>
    <w:p w14:paraId="6A84BD6C" w14:textId="77777777" w:rsidR="00E91371" w:rsidRPr="00BC308D" w:rsidRDefault="00BC308D">
      <w:pPr>
        <w:pStyle w:val="Bibliography"/>
        <w:rPr>
          <w:sz w:val="20"/>
          <w:szCs w:val="20"/>
        </w:rPr>
      </w:pPr>
      <w:proofErr w:type="spellStart"/>
      <w:r w:rsidRPr="00BC308D">
        <w:rPr>
          <w:sz w:val="20"/>
          <w:szCs w:val="20"/>
        </w:rPr>
        <w:t>McGlynn</w:t>
      </w:r>
      <w:proofErr w:type="spellEnd"/>
      <w:r w:rsidRPr="00BC308D">
        <w:rPr>
          <w:sz w:val="20"/>
          <w:szCs w:val="20"/>
        </w:rPr>
        <w:t xml:space="preserve">, T.P., Diamond, S.E., and Dunn, R.R. 2012. </w:t>
      </w:r>
      <w:proofErr w:type="gramStart"/>
      <w:r w:rsidRPr="00BC308D">
        <w:rPr>
          <w:sz w:val="20"/>
          <w:szCs w:val="20"/>
        </w:rPr>
        <w:t xml:space="preserve">Tradeoffs in the evolution of caste and body size in the </w:t>
      </w:r>
      <w:proofErr w:type="spellStart"/>
      <w:r w:rsidRPr="00BC308D">
        <w:rPr>
          <w:sz w:val="20"/>
          <w:szCs w:val="20"/>
        </w:rPr>
        <w:t>hyperdiverse</w:t>
      </w:r>
      <w:proofErr w:type="spellEnd"/>
      <w:r w:rsidRPr="00BC308D">
        <w:rPr>
          <w:sz w:val="20"/>
          <w:szCs w:val="20"/>
        </w:rPr>
        <w:t xml:space="preserve"> ant genus </w:t>
      </w:r>
      <w:proofErr w:type="spellStart"/>
      <w:r w:rsidRPr="00BC308D">
        <w:rPr>
          <w:sz w:val="20"/>
          <w:szCs w:val="20"/>
        </w:rPr>
        <w:t>Pheidole</w:t>
      </w:r>
      <w:proofErr w:type="spellEnd"/>
      <w:r w:rsidRPr="00BC308D">
        <w:rPr>
          <w:sz w:val="20"/>
          <w:szCs w:val="20"/>
        </w:rPr>
        <w:t>.</w:t>
      </w:r>
      <w:proofErr w:type="gramEnd"/>
      <w:r w:rsidRPr="00BC308D">
        <w:rPr>
          <w:sz w:val="20"/>
          <w:szCs w:val="20"/>
        </w:rPr>
        <w:t xml:space="preserve"> </w:t>
      </w:r>
      <w:proofErr w:type="spellStart"/>
      <w:r w:rsidRPr="00BC308D">
        <w:rPr>
          <w:i/>
          <w:sz w:val="20"/>
          <w:szCs w:val="20"/>
        </w:rPr>
        <w:t>PLoS</w:t>
      </w:r>
      <w:proofErr w:type="spellEnd"/>
      <w:r w:rsidRPr="00BC308D">
        <w:rPr>
          <w:i/>
          <w:sz w:val="20"/>
          <w:szCs w:val="20"/>
        </w:rPr>
        <w:t xml:space="preserve"> ONE</w:t>
      </w:r>
      <w:r w:rsidRPr="00BC308D">
        <w:rPr>
          <w:sz w:val="20"/>
          <w:szCs w:val="20"/>
        </w:rPr>
        <w:t xml:space="preserve"> </w:t>
      </w:r>
      <w:r w:rsidRPr="00BC308D">
        <w:rPr>
          <w:b/>
          <w:sz w:val="20"/>
          <w:szCs w:val="20"/>
        </w:rPr>
        <w:t>7</w:t>
      </w:r>
      <w:r w:rsidRPr="00BC308D">
        <w:rPr>
          <w:sz w:val="20"/>
          <w:szCs w:val="20"/>
        </w:rPr>
        <w:t>: 1–5</w:t>
      </w:r>
    </w:p>
    <w:p w14:paraId="0163C795" w14:textId="77777777" w:rsidR="00E91371" w:rsidRPr="00BC308D" w:rsidRDefault="00BC308D">
      <w:pPr>
        <w:pStyle w:val="Bibliography"/>
        <w:rPr>
          <w:sz w:val="20"/>
          <w:szCs w:val="20"/>
        </w:rPr>
      </w:pPr>
      <w:r w:rsidRPr="00BC308D">
        <w:rPr>
          <w:sz w:val="20"/>
          <w:szCs w:val="20"/>
        </w:rPr>
        <w:t xml:space="preserve">Moody, J., and </w:t>
      </w:r>
      <w:proofErr w:type="spellStart"/>
      <w:r w:rsidRPr="00BC308D">
        <w:rPr>
          <w:sz w:val="20"/>
          <w:szCs w:val="20"/>
        </w:rPr>
        <w:t>Francke</w:t>
      </w:r>
      <w:proofErr w:type="spellEnd"/>
      <w:r w:rsidRPr="00BC308D">
        <w:rPr>
          <w:sz w:val="20"/>
          <w:szCs w:val="20"/>
        </w:rPr>
        <w:t xml:space="preserve">, O.F. 1982. </w:t>
      </w:r>
      <w:proofErr w:type="gramStart"/>
      <w:r w:rsidRPr="00BC308D">
        <w:rPr>
          <w:i/>
          <w:sz w:val="20"/>
          <w:szCs w:val="20"/>
        </w:rPr>
        <w:t xml:space="preserve">The ants (Hymenoptera, </w:t>
      </w:r>
      <w:proofErr w:type="spellStart"/>
      <w:r w:rsidRPr="00BC308D">
        <w:rPr>
          <w:i/>
          <w:sz w:val="20"/>
          <w:szCs w:val="20"/>
        </w:rPr>
        <w:t>Formicidae</w:t>
      </w:r>
      <w:proofErr w:type="spellEnd"/>
      <w:r w:rsidRPr="00BC308D">
        <w:rPr>
          <w:i/>
          <w:sz w:val="20"/>
          <w:szCs w:val="20"/>
        </w:rPr>
        <w:t xml:space="preserve">) of western Texas Part I. Subfamily </w:t>
      </w:r>
      <w:proofErr w:type="spellStart"/>
      <w:r w:rsidRPr="00BC308D">
        <w:rPr>
          <w:i/>
          <w:sz w:val="20"/>
          <w:szCs w:val="20"/>
        </w:rPr>
        <w:t>Myrmicinae</w:t>
      </w:r>
      <w:proofErr w:type="spellEnd"/>
      <w:r w:rsidRPr="00BC308D">
        <w:rPr>
          <w:sz w:val="20"/>
          <w:szCs w:val="20"/>
        </w:rPr>
        <w:t>.</w:t>
      </w:r>
      <w:proofErr w:type="gramEnd"/>
      <w:r w:rsidRPr="00BC308D">
        <w:rPr>
          <w:sz w:val="20"/>
          <w:szCs w:val="20"/>
        </w:rPr>
        <w:t xml:space="preserve"> Texas Tech Press, Lubbock, TX</w:t>
      </w:r>
    </w:p>
    <w:p w14:paraId="6BEC4F75" w14:textId="77777777" w:rsidR="00E91371" w:rsidRPr="00BC308D" w:rsidRDefault="00BC308D">
      <w:pPr>
        <w:pStyle w:val="Bibliography"/>
        <w:rPr>
          <w:sz w:val="20"/>
          <w:szCs w:val="20"/>
        </w:rPr>
      </w:pPr>
      <w:proofErr w:type="spellStart"/>
      <w:r w:rsidRPr="00BC308D">
        <w:rPr>
          <w:sz w:val="20"/>
          <w:szCs w:val="20"/>
        </w:rPr>
        <w:t>Munyai</w:t>
      </w:r>
      <w:proofErr w:type="spellEnd"/>
      <w:r w:rsidRPr="00BC308D">
        <w:rPr>
          <w:sz w:val="20"/>
          <w:szCs w:val="20"/>
        </w:rPr>
        <w:t xml:space="preserve">, T.C., and </w:t>
      </w:r>
      <w:proofErr w:type="spellStart"/>
      <w:r w:rsidRPr="00BC308D">
        <w:rPr>
          <w:sz w:val="20"/>
          <w:szCs w:val="20"/>
        </w:rPr>
        <w:t>Foord</w:t>
      </w:r>
      <w:proofErr w:type="spellEnd"/>
      <w:r w:rsidRPr="00BC308D">
        <w:rPr>
          <w:sz w:val="20"/>
          <w:szCs w:val="20"/>
        </w:rPr>
        <w:t xml:space="preserve">, S.H. 2012. Ants on a mountain: spatial, environmental and habitat associations along an altitudinal transect in a </w:t>
      </w:r>
      <w:proofErr w:type="spellStart"/>
      <w:r w:rsidRPr="00BC308D">
        <w:rPr>
          <w:sz w:val="20"/>
          <w:szCs w:val="20"/>
        </w:rPr>
        <w:t>centre</w:t>
      </w:r>
      <w:proofErr w:type="spellEnd"/>
      <w:r w:rsidRPr="00BC308D">
        <w:rPr>
          <w:sz w:val="20"/>
          <w:szCs w:val="20"/>
        </w:rPr>
        <w:t xml:space="preserve"> of endemism. </w:t>
      </w:r>
      <w:r w:rsidRPr="00BC308D">
        <w:rPr>
          <w:i/>
          <w:sz w:val="20"/>
          <w:szCs w:val="20"/>
        </w:rPr>
        <w:t>Journal of Insect Conservation</w:t>
      </w:r>
      <w:r w:rsidRPr="00BC308D">
        <w:rPr>
          <w:sz w:val="20"/>
          <w:szCs w:val="20"/>
        </w:rPr>
        <w:t xml:space="preserve"> </w:t>
      </w:r>
      <w:r w:rsidRPr="00BC308D">
        <w:rPr>
          <w:b/>
          <w:sz w:val="20"/>
          <w:szCs w:val="20"/>
        </w:rPr>
        <w:t>16</w:t>
      </w:r>
      <w:r w:rsidRPr="00BC308D">
        <w:rPr>
          <w:sz w:val="20"/>
          <w:szCs w:val="20"/>
        </w:rPr>
        <w:t>: 677–695</w:t>
      </w:r>
    </w:p>
    <w:p w14:paraId="63B11B69" w14:textId="77777777" w:rsidR="00E91371" w:rsidRPr="00BC308D" w:rsidRDefault="00BC308D">
      <w:pPr>
        <w:pStyle w:val="Bibliography"/>
        <w:rPr>
          <w:sz w:val="20"/>
          <w:szCs w:val="20"/>
        </w:rPr>
      </w:pPr>
      <w:proofErr w:type="spellStart"/>
      <w:proofErr w:type="gramStart"/>
      <w:r w:rsidRPr="00BC308D">
        <w:rPr>
          <w:sz w:val="20"/>
          <w:szCs w:val="20"/>
        </w:rPr>
        <w:t>Nogués</w:t>
      </w:r>
      <w:proofErr w:type="spellEnd"/>
      <w:r w:rsidRPr="00BC308D">
        <w:rPr>
          <w:sz w:val="20"/>
          <w:szCs w:val="20"/>
        </w:rPr>
        <w:t xml:space="preserve">-Bravo, D., </w:t>
      </w:r>
      <w:proofErr w:type="spellStart"/>
      <w:r w:rsidRPr="00BC308D">
        <w:rPr>
          <w:sz w:val="20"/>
          <w:szCs w:val="20"/>
        </w:rPr>
        <w:t>Araújo</w:t>
      </w:r>
      <w:proofErr w:type="spellEnd"/>
      <w:r w:rsidRPr="00BC308D">
        <w:rPr>
          <w:sz w:val="20"/>
          <w:szCs w:val="20"/>
        </w:rPr>
        <w:t xml:space="preserve">, M.B., </w:t>
      </w:r>
      <w:proofErr w:type="spellStart"/>
      <w:r w:rsidRPr="00BC308D">
        <w:rPr>
          <w:sz w:val="20"/>
          <w:szCs w:val="20"/>
        </w:rPr>
        <w:t>Romdal</w:t>
      </w:r>
      <w:proofErr w:type="spellEnd"/>
      <w:r w:rsidRPr="00BC308D">
        <w:rPr>
          <w:sz w:val="20"/>
          <w:szCs w:val="20"/>
        </w:rPr>
        <w:t xml:space="preserve">, T., and </w:t>
      </w:r>
      <w:proofErr w:type="spellStart"/>
      <w:r w:rsidRPr="00BC308D">
        <w:rPr>
          <w:sz w:val="20"/>
          <w:szCs w:val="20"/>
        </w:rPr>
        <w:t>Rahbek</w:t>
      </w:r>
      <w:proofErr w:type="spellEnd"/>
      <w:r w:rsidRPr="00BC308D">
        <w:rPr>
          <w:sz w:val="20"/>
          <w:szCs w:val="20"/>
        </w:rPr>
        <w:t>, C. 2008.</w:t>
      </w:r>
      <w:proofErr w:type="gramEnd"/>
      <w:r w:rsidRPr="00BC308D">
        <w:rPr>
          <w:sz w:val="20"/>
          <w:szCs w:val="20"/>
        </w:rPr>
        <w:t xml:space="preserve"> Scale effects and human impact on the </w:t>
      </w:r>
      <w:proofErr w:type="spellStart"/>
      <w:r w:rsidRPr="00BC308D">
        <w:rPr>
          <w:sz w:val="20"/>
          <w:szCs w:val="20"/>
        </w:rPr>
        <w:t>elevational</w:t>
      </w:r>
      <w:proofErr w:type="spellEnd"/>
      <w:r w:rsidRPr="00BC308D">
        <w:rPr>
          <w:sz w:val="20"/>
          <w:szCs w:val="20"/>
        </w:rPr>
        <w:t xml:space="preserve"> species richness gradients. </w:t>
      </w:r>
      <w:r w:rsidRPr="00BC308D">
        <w:rPr>
          <w:i/>
          <w:sz w:val="20"/>
          <w:szCs w:val="20"/>
        </w:rPr>
        <w:t>Nature</w:t>
      </w:r>
      <w:r w:rsidRPr="00BC308D">
        <w:rPr>
          <w:sz w:val="20"/>
          <w:szCs w:val="20"/>
        </w:rPr>
        <w:t xml:space="preserve"> </w:t>
      </w:r>
      <w:r w:rsidRPr="00BC308D">
        <w:rPr>
          <w:b/>
          <w:sz w:val="20"/>
          <w:szCs w:val="20"/>
        </w:rPr>
        <w:t>453</w:t>
      </w:r>
      <w:r w:rsidRPr="00BC308D">
        <w:rPr>
          <w:sz w:val="20"/>
          <w:szCs w:val="20"/>
        </w:rPr>
        <w:t>: 216–219</w:t>
      </w:r>
    </w:p>
    <w:p w14:paraId="1C7583B5" w14:textId="77777777" w:rsidR="00E91371" w:rsidRPr="00BC308D" w:rsidRDefault="00BC308D">
      <w:pPr>
        <w:pStyle w:val="Bibliography"/>
        <w:rPr>
          <w:sz w:val="20"/>
          <w:szCs w:val="20"/>
        </w:rPr>
      </w:pPr>
      <w:r w:rsidRPr="00BC308D">
        <w:rPr>
          <w:sz w:val="20"/>
          <w:szCs w:val="20"/>
        </w:rPr>
        <w:t xml:space="preserve">Olson, D.M. 1994. The distribution of leaf litter invertebrates along a </w:t>
      </w:r>
      <w:proofErr w:type="spellStart"/>
      <w:proofErr w:type="gramStart"/>
      <w:r w:rsidRPr="00BC308D">
        <w:rPr>
          <w:sz w:val="20"/>
          <w:szCs w:val="20"/>
        </w:rPr>
        <w:t>neotropical</w:t>
      </w:r>
      <w:proofErr w:type="spellEnd"/>
      <w:proofErr w:type="gramEnd"/>
      <w:r w:rsidRPr="00BC308D">
        <w:rPr>
          <w:sz w:val="20"/>
          <w:szCs w:val="20"/>
        </w:rPr>
        <w:t xml:space="preserve"> altitudinal gradient. </w:t>
      </w:r>
      <w:r w:rsidRPr="00BC308D">
        <w:rPr>
          <w:i/>
          <w:sz w:val="20"/>
          <w:szCs w:val="20"/>
        </w:rPr>
        <w:t>Journal of Tropical Ecology</w:t>
      </w:r>
      <w:r w:rsidRPr="00BC308D">
        <w:rPr>
          <w:sz w:val="20"/>
          <w:szCs w:val="20"/>
        </w:rPr>
        <w:t xml:space="preserve"> </w:t>
      </w:r>
      <w:r w:rsidRPr="00BC308D">
        <w:rPr>
          <w:b/>
          <w:sz w:val="20"/>
          <w:szCs w:val="20"/>
        </w:rPr>
        <w:t>10</w:t>
      </w:r>
      <w:r w:rsidRPr="00BC308D">
        <w:rPr>
          <w:sz w:val="20"/>
          <w:szCs w:val="20"/>
        </w:rPr>
        <w:t>: 129–150</w:t>
      </w:r>
    </w:p>
    <w:p w14:paraId="634A7431" w14:textId="77777777" w:rsidR="00E91371" w:rsidRPr="00BC308D" w:rsidRDefault="00BC308D">
      <w:pPr>
        <w:pStyle w:val="Bibliography"/>
        <w:rPr>
          <w:sz w:val="20"/>
          <w:szCs w:val="20"/>
        </w:rPr>
      </w:pPr>
      <w:r w:rsidRPr="00BC308D">
        <w:rPr>
          <w:sz w:val="20"/>
          <w:szCs w:val="20"/>
        </w:rPr>
        <w:t xml:space="preserve">Pacheco, R., and </w:t>
      </w:r>
      <w:proofErr w:type="spellStart"/>
      <w:r w:rsidRPr="00BC308D">
        <w:rPr>
          <w:sz w:val="20"/>
          <w:szCs w:val="20"/>
        </w:rPr>
        <w:t>Vasconcelos</w:t>
      </w:r>
      <w:proofErr w:type="spellEnd"/>
      <w:r w:rsidRPr="00BC308D">
        <w:rPr>
          <w:sz w:val="20"/>
          <w:szCs w:val="20"/>
        </w:rPr>
        <w:t xml:space="preserve">, H.L. 2011. Habitat diversity enhances ant diversity in a naturally heterogeneous Brazilian landscape. </w:t>
      </w:r>
      <w:r w:rsidRPr="00BC308D">
        <w:rPr>
          <w:i/>
          <w:sz w:val="20"/>
          <w:szCs w:val="20"/>
        </w:rPr>
        <w:t>Biodiversity and Conservation</w:t>
      </w:r>
      <w:r w:rsidRPr="00BC308D">
        <w:rPr>
          <w:sz w:val="20"/>
          <w:szCs w:val="20"/>
        </w:rPr>
        <w:t xml:space="preserve"> </w:t>
      </w:r>
      <w:r w:rsidRPr="00BC308D">
        <w:rPr>
          <w:b/>
          <w:sz w:val="20"/>
          <w:szCs w:val="20"/>
        </w:rPr>
        <w:t>21</w:t>
      </w:r>
      <w:r w:rsidRPr="00BC308D">
        <w:rPr>
          <w:sz w:val="20"/>
          <w:szCs w:val="20"/>
        </w:rPr>
        <w:t>: 797–809</w:t>
      </w:r>
    </w:p>
    <w:p w14:paraId="3A5879E8" w14:textId="77777777" w:rsidR="00E91371" w:rsidRPr="00BC308D" w:rsidRDefault="00BC308D">
      <w:pPr>
        <w:pStyle w:val="Bibliography"/>
        <w:rPr>
          <w:sz w:val="20"/>
          <w:szCs w:val="20"/>
        </w:rPr>
      </w:pPr>
      <w:proofErr w:type="spellStart"/>
      <w:proofErr w:type="gramStart"/>
      <w:r w:rsidRPr="00BC308D">
        <w:rPr>
          <w:sz w:val="20"/>
          <w:szCs w:val="20"/>
        </w:rPr>
        <w:t>Pianka</w:t>
      </w:r>
      <w:proofErr w:type="spellEnd"/>
      <w:r w:rsidRPr="00BC308D">
        <w:rPr>
          <w:sz w:val="20"/>
          <w:szCs w:val="20"/>
        </w:rPr>
        <w:t>, E. 1966.</w:t>
      </w:r>
      <w:proofErr w:type="gramEnd"/>
      <w:r w:rsidRPr="00BC308D">
        <w:rPr>
          <w:sz w:val="20"/>
          <w:szCs w:val="20"/>
        </w:rPr>
        <w:t xml:space="preserve"> Latitudinal gradients in species diversity: a review of concepts. </w:t>
      </w:r>
      <w:r w:rsidRPr="00BC308D">
        <w:rPr>
          <w:i/>
          <w:sz w:val="20"/>
          <w:szCs w:val="20"/>
        </w:rPr>
        <w:t>American Naturalist</w:t>
      </w:r>
      <w:r w:rsidRPr="00BC308D">
        <w:rPr>
          <w:sz w:val="20"/>
          <w:szCs w:val="20"/>
        </w:rPr>
        <w:t xml:space="preserve"> </w:t>
      </w:r>
      <w:r w:rsidRPr="00BC308D">
        <w:rPr>
          <w:b/>
          <w:sz w:val="20"/>
          <w:szCs w:val="20"/>
        </w:rPr>
        <w:t>100</w:t>
      </w:r>
      <w:r w:rsidRPr="00BC308D">
        <w:rPr>
          <w:sz w:val="20"/>
          <w:szCs w:val="20"/>
        </w:rPr>
        <w:t>: 33–46</w:t>
      </w:r>
    </w:p>
    <w:p w14:paraId="6F4987A7" w14:textId="77777777" w:rsidR="00E91371" w:rsidRPr="00BC308D" w:rsidRDefault="00BC308D">
      <w:pPr>
        <w:pStyle w:val="Bibliography"/>
        <w:rPr>
          <w:sz w:val="20"/>
          <w:szCs w:val="20"/>
        </w:rPr>
      </w:pPr>
      <w:proofErr w:type="spellStart"/>
      <w:proofErr w:type="gramStart"/>
      <w:r w:rsidRPr="00BC308D">
        <w:rPr>
          <w:sz w:val="20"/>
          <w:szCs w:val="20"/>
        </w:rPr>
        <w:t>Rahbek</w:t>
      </w:r>
      <w:proofErr w:type="spellEnd"/>
      <w:r w:rsidRPr="00BC308D">
        <w:rPr>
          <w:sz w:val="20"/>
          <w:szCs w:val="20"/>
        </w:rPr>
        <w:t>, C. 1995.</w:t>
      </w:r>
      <w:proofErr w:type="gramEnd"/>
      <w:r w:rsidRPr="00BC308D">
        <w:rPr>
          <w:sz w:val="20"/>
          <w:szCs w:val="20"/>
        </w:rPr>
        <w:t xml:space="preserve"> The </w:t>
      </w:r>
      <w:proofErr w:type="spellStart"/>
      <w:r w:rsidRPr="00BC308D">
        <w:rPr>
          <w:sz w:val="20"/>
          <w:szCs w:val="20"/>
        </w:rPr>
        <w:t>elevational</w:t>
      </w:r>
      <w:proofErr w:type="spellEnd"/>
      <w:r w:rsidRPr="00BC308D">
        <w:rPr>
          <w:sz w:val="20"/>
          <w:szCs w:val="20"/>
        </w:rPr>
        <w:t xml:space="preserve"> gradient of species richness: a uniform pattern? </w:t>
      </w:r>
      <w:proofErr w:type="spellStart"/>
      <w:r w:rsidRPr="00BC308D">
        <w:rPr>
          <w:i/>
          <w:sz w:val="20"/>
          <w:szCs w:val="20"/>
        </w:rPr>
        <w:t>Ecography</w:t>
      </w:r>
      <w:proofErr w:type="spellEnd"/>
      <w:r w:rsidRPr="00BC308D">
        <w:rPr>
          <w:sz w:val="20"/>
          <w:szCs w:val="20"/>
        </w:rPr>
        <w:t xml:space="preserve"> </w:t>
      </w:r>
      <w:r w:rsidRPr="00BC308D">
        <w:rPr>
          <w:b/>
          <w:sz w:val="20"/>
          <w:szCs w:val="20"/>
        </w:rPr>
        <w:t>18</w:t>
      </w:r>
      <w:r w:rsidRPr="00BC308D">
        <w:rPr>
          <w:sz w:val="20"/>
          <w:szCs w:val="20"/>
        </w:rPr>
        <w:t>: 200–205</w:t>
      </w:r>
    </w:p>
    <w:p w14:paraId="72E611B8" w14:textId="77777777" w:rsidR="00E91371" w:rsidRPr="00BC308D" w:rsidRDefault="00BC308D">
      <w:pPr>
        <w:pStyle w:val="Bibliography"/>
        <w:rPr>
          <w:sz w:val="20"/>
          <w:szCs w:val="20"/>
        </w:rPr>
      </w:pPr>
      <w:proofErr w:type="spellStart"/>
      <w:proofErr w:type="gramStart"/>
      <w:r w:rsidRPr="00BC308D">
        <w:rPr>
          <w:sz w:val="20"/>
          <w:szCs w:val="20"/>
        </w:rPr>
        <w:t>Rahbek</w:t>
      </w:r>
      <w:proofErr w:type="spellEnd"/>
      <w:r w:rsidRPr="00BC308D">
        <w:rPr>
          <w:sz w:val="20"/>
          <w:szCs w:val="20"/>
        </w:rPr>
        <w:t>, C. 2005.</w:t>
      </w:r>
      <w:proofErr w:type="gramEnd"/>
      <w:r w:rsidRPr="00BC308D">
        <w:rPr>
          <w:sz w:val="20"/>
          <w:szCs w:val="20"/>
        </w:rPr>
        <w:t xml:space="preserve"> </w:t>
      </w:r>
      <w:proofErr w:type="gramStart"/>
      <w:r w:rsidRPr="00BC308D">
        <w:rPr>
          <w:sz w:val="20"/>
          <w:szCs w:val="20"/>
        </w:rPr>
        <w:t>The role of spatial scale and the perception of large-scale species-richness patterns.</w:t>
      </w:r>
      <w:proofErr w:type="gramEnd"/>
      <w:r w:rsidRPr="00BC308D">
        <w:rPr>
          <w:sz w:val="20"/>
          <w:szCs w:val="20"/>
        </w:rPr>
        <w:t xml:space="preserve"> </w:t>
      </w:r>
      <w:r w:rsidRPr="00BC308D">
        <w:rPr>
          <w:i/>
          <w:sz w:val="20"/>
          <w:szCs w:val="20"/>
        </w:rPr>
        <w:t>Ecology Letters</w:t>
      </w:r>
      <w:r w:rsidRPr="00BC308D">
        <w:rPr>
          <w:sz w:val="20"/>
          <w:szCs w:val="20"/>
        </w:rPr>
        <w:t xml:space="preserve"> </w:t>
      </w:r>
      <w:r w:rsidRPr="00BC308D">
        <w:rPr>
          <w:b/>
          <w:sz w:val="20"/>
          <w:szCs w:val="20"/>
        </w:rPr>
        <w:t>8</w:t>
      </w:r>
      <w:r w:rsidRPr="00BC308D">
        <w:rPr>
          <w:sz w:val="20"/>
          <w:szCs w:val="20"/>
        </w:rPr>
        <w:t>: 224–239</w:t>
      </w:r>
    </w:p>
    <w:p w14:paraId="7F42AA03" w14:textId="77777777" w:rsidR="00E91371" w:rsidRPr="00BC308D" w:rsidRDefault="00BC308D">
      <w:pPr>
        <w:pStyle w:val="Bibliography"/>
        <w:rPr>
          <w:sz w:val="20"/>
          <w:szCs w:val="20"/>
        </w:rPr>
      </w:pPr>
      <w:proofErr w:type="gramStart"/>
      <w:r w:rsidRPr="00BC308D">
        <w:rPr>
          <w:sz w:val="20"/>
          <w:szCs w:val="20"/>
        </w:rPr>
        <w:t>Rohde, K., Heap, M., and Heap, D. 1993.</w:t>
      </w:r>
      <w:proofErr w:type="gramEnd"/>
      <w:r w:rsidRPr="00BC308D">
        <w:rPr>
          <w:sz w:val="20"/>
          <w:szCs w:val="20"/>
        </w:rPr>
        <w:t xml:space="preserve"> </w:t>
      </w:r>
      <w:proofErr w:type="spellStart"/>
      <w:r w:rsidRPr="00BC308D">
        <w:rPr>
          <w:sz w:val="20"/>
          <w:szCs w:val="20"/>
        </w:rPr>
        <w:t>Rapoport’s</w:t>
      </w:r>
      <w:proofErr w:type="spellEnd"/>
      <w:r w:rsidRPr="00BC308D">
        <w:rPr>
          <w:sz w:val="20"/>
          <w:szCs w:val="20"/>
        </w:rPr>
        <w:t xml:space="preserve"> rule does not apply to marine </w:t>
      </w:r>
      <w:proofErr w:type="spellStart"/>
      <w:r w:rsidRPr="00BC308D">
        <w:rPr>
          <w:sz w:val="20"/>
          <w:szCs w:val="20"/>
        </w:rPr>
        <w:t>Teleosts</w:t>
      </w:r>
      <w:proofErr w:type="spellEnd"/>
      <w:r w:rsidRPr="00BC308D">
        <w:rPr>
          <w:sz w:val="20"/>
          <w:szCs w:val="20"/>
        </w:rPr>
        <w:t xml:space="preserve"> and cannot explain latitudinal gradients in species richness</w:t>
      </w:r>
    </w:p>
    <w:p w14:paraId="3B814421" w14:textId="77777777" w:rsidR="00E91371" w:rsidRPr="00BC308D" w:rsidRDefault="00BC308D">
      <w:pPr>
        <w:pStyle w:val="Bibliography"/>
        <w:rPr>
          <w:sz w:val="20"/>
          <w:szCs w:val="20"/>
        </w:rPr>
      </w:pPr>
      <w:proofErr w:type="spellStart"/>
      <w:proofErr w:type="gramStart"/>
      <w:r w:rsidRPr="00BC308D">
        <w:rPr>
          <w:sz w:val="20"/>
          <w:szCs w:val="20"/>
        </w:rPr>
        <w:lastRenderedPageBreak/>
        <w:t>Sabu</w:t>
      </w:r>
      <w:proofErr w:type="spellEnd"/>
      <w:r w:rsidRPr="00BC308D">
        <w:rPr>
          <w:sz w:val="20"/>
          <w:szCs w:val="20"/>
        </w:rPr>
        <w:t xml:space="preserve">, T., </w:t>
      </w:r>
      <w:proofErr w:type="spellStart"/>
      <w:r w:rsidRPr="00BC308D">
        <w:rPr>
          <w:sz w:val="20"/>
          <w:szCs w:val="20"/>
        </w:rPr>
        <w:t>Vineesh</w:t>
      </w:r>
      <w:proofErr w:type="spellEnd"/>
      <w:r w:rsidRPr="00BC308D">
        <w:rPr>
          <w:sz w:val="20"/>
          <w:szCs w:val="20"/>
        </w:rPr>
        <w:t xml:space="preserve">, P., and </w:t>
      </w:r>
      <w:proofErr w:type="spellStart"/>
      <w:r w:rsidRPr="00BC308D">
        <w:rPr>
          <w:sz w:val="20"/>
          <w:szCs w:val="20"/>
        </w:rPr>
        <w:t>Vinod</w:t>
      </w:r>
      <w:proofErr w:type="spellEnd"/>
      <w:r w:rsidRPr="00BC308D">
        <w:rPr>
          <w:sz w:val="20"/>
          <w:szCs w:val="20"/>
        </w:rPr>
        <w:t>, K. 2008.</w:t>
      </w:r>
      <w:proofErr w:type="gramEnd"/>
      <w:r w:rsidRPr="00BC308D">
        <w:rPr>
          <w:sz w:val="20"/>
          <w:szCs w:val="20"/>
        </w:rPr>
        <w:t xml:space="preserve"> </w:t>
      </w:r>
      <w:proofErr w:type="gramStart"/>
      <w:r w:rsidRPr="00BC308D">
        <w:rPr>
          <w:sz w:val="20"/>
          <w:szCs w:val="20"/>
        </w:rPr>
        <w:t xml:space="preserve">Diversity of forest litter-inhabiting ants along elevations in the </w:t>
      </w:r>
      <w:proofErr w:type="spellStart"/>
      <w:r w:rsidRPr="00BC308D">
        <w:rPr>
          <w:sz w:val="20"/>
          <w:szCs w:val="20"/>
        </w:rPr>
        <w:t>Wayanad</w:t>
      </w:r>
      <w:proofErr w:type="spellEnd"/>
      <w:r w:rsidRPr="00BC308D">
        <w:rPr>
          <w:sz w:val="20"/>
          <w:szCs w:val="20"/>
        </w:rPr>
        <w:t xml:space="preserve"> region of the Western Ghats.</w:t>
      </w:r>
      <w:proofErr w:type="gramEnd"/>
      <w:r w:rsidRPr="00BC308D">
        <w:rPr>
          <w:sz w:val="20"/>
          <w:szCs w:val="20"/>
        </w:rPr>
        <w:t xml:space="preserve"> </w:t>
      </w:r>
      <w:r w:rsidRPr="00BC308D">
        <w:rPr>
          <w:i/>
          <w:sz w:val="20"/>
          <w:szCs w:val="20"/>
        </w:rPr>
        <w:t>Journal of Insect Science</w:t>
      </w:r>
      <w:r w:rsidRPr="00BC308D">
        <w:rPr>
          <w:sz w:val="20"/>
          <w:szCs w:val="20"/>
        </w:rPr>
        <w:t xml:space="preserve"> </w:t>
      </w:r>
      <w:r w:rsidRPr="00BC308D">
        <w:rPr>
          <w:b/>
          <w:sz w:val="20"/>
          <w:szCs w:val="20"/>
        </w:rPr>
        <w:t>8</w:t>
      </w:r>
      <w:r w:rsidRPr="00BC308D">
        <w:rPr>
          <w:sz w:val="20"/>
          <w:szCs w:val="20"/>
        </w:rPr>
        <w:t>: 1–14</w:t>
      </w:r>
    </w:p>
    <w:p w14:paraId="691F7662" w14:textId="77777777" w:rsidR="00E91371" w:rsidRPr="00BC308D" w:rsidRDefault="00BC308D">
      <w:pPr>
        <w:pStyle w:val="Bibliography"/>
        <w:rPr>
          <w:sz w:val="20"/>
          <w:szCs w:val="20"/>
        </w:rPr>
      </w:pPr>
      <w:r w:rsidRPr="00BC308D">
        <w:rPr>
          <w:sz w:val="20"/>
          <w:szCs w:val="20"/>
        </w:rPr>
        <w:t xml:space="preserve">Samson, D.A., </w:t>
      </w:r>
      <w:proofErr w:type="spellStart"/>
      <w:r w:rsidRPr="00BC308D">
        <w:rPr>
          <w:sz w:val="20"/>
          <w:szCs w:val="20"/>
        </w:rPr>
        <w:t>Rickart</w:t>
      </w:r>
      <w:proofErr w:type="spellEnd"/>
      <w:r w:rsidRPr="00BC308D">
        <w:rPr>
          <w:sz w:val="20"/>
          <w:szCs w:val="20"/>
        </w:rPr>
        <w:t xml:space="preserve">, E.A., and Gonzales, P.C. 1997. </w:t>
      </w:r>
      <w:proofErr w:type="gramStart"/>
      <w:r w:rsidRPr="00BC308D">
        <w:rPr>
          <w:sz w:val="20"/>
          <w:szCs w:val="20"/>
        </w:rPr>
        <w:t xml:space="preserve">Ant diversity and abundance along an </w:t>
      </w:r>
      <w:proofErr w:type="spellStart"/>
      <w:r w:rsidRPr="00BC308D">
        <w:rPr>
          <w:sz w:val="20"/>
          <w:szCs w:val="20"/>
        </w:rPr>
        <w:t>elevational</w:t>
      </w:r>
      <w:proofErr w:type="spellEnd"/>
      <w:r w:rsidRPr="00BC308D">
        <w:rPr>
          <w:sz w:val="20"/>
          <w:szCs w:val="20"/>
        </w:rPr>
        <w:t xml:space="preserve"> gradient in the </w:t>
      </w:r>
      <w:proofErr w:type="spellStart"/>
      <w:r w:rsidRPr="00BC308D">
        <w:rPr>
          <w:sz w:val="20"/>
          <w:szCs w:val="20"/>
        </w:rPr>
        <w:t>Phillippines</w:t>
      </w:r>
      <w:proofErr w:type="spellEnd"/>
      <w:r w:rsidRPr="00BC308D">
        <w:rPr>
          <w:sz w:val="20"/>
          <w:szCs w:val="20"/>
        </w:rPr>
        <w:t>.</w:t>
      </w:r>
      <w:proofErr w:type="gramEnd"/>
      <w:r w:rsidRPr="00BC308D">
        <w:rPr>
          <w:sz w:val="20"/>
          <w:szCs w:val="20"/>
        </w:rPr>
        <w:t xml:space="preserve"> </w:t>
      </w:r>
      <w:proofErr w:type="spellStart"/>
      <w:r w:rsidRPr="00BC308D">
        <w:rPr>
          <w:i/>
          <w:sz w:val="20"/>
          <w:szCs w:val="20"/>
        </w:rPr>
        <w:t>Biotropica</w:t>
      </w:r>
      <w:proofErr w:type="spellEnd"/>
      <w:r w:rsidRPr="00BC308D">
        <w:rPr>
          <w:sz w:val="20"/>
          <w:szCs w:val="20"/>
        </w:rPr>
        <w:t xml:space="preserve"> </w:t>
      </w:r>
      <w:r w:rsidRPr="00BC308D">
        <w:rPr>
          <w:b/>
          <w:sz w:val="20"/>
          <w:szCs w:val="20"/>
        </w:rPr>
        <w:t>29</w:t>
      </w:r>
      <w:r w:rsidRPr="00BC308D">
        <w:rPr>
          <w:sz w:val="20"/>
          <w:szCs w:val="20"/>
        </w:rPr>
        <w:t>: 349–363</w:t>
      </w:r>
    </w:p>
    <w:p w14:paraId="770D89FB" w14:textId="77777777" w:rsidR="00E91371" w:rsidRPr="00BC308D" w:rsidRDefault="00BC308D">
      <w:pPr>
        <w:pStyle w:val="Bibliography"/>
        <w:rPr>
          <w:sz w:val="20"/>
          <w:szCs w:val="20"/>
        </w:rPr>
      </w:pPr>
      <w:proofErr w:type="gramStart"/>
      <w:r w:rsidRPr="00BC308D">
        <w:rPr>
          <w:sz w:val="20"/>
          <w:szCs w:val="20"/>
        </w:rPr>
        <w:t>Sanders, N. 2002.</w:t>
      </w:r>
      <w:proofErr w:type="gramEnd"/>
      <w:r w:rsidRPr="00BC308D">
        <w:rPr>
          <w:sz w:val="20"/>
          <w:szCs w:val="20"/>
        </w:rPr>
        <w:t xml:space="preserve"> </w:t>
      </w:r>
      <w:proofErr w:type="spellStart"/>
      <w:r w:rsidRPr="00BC308D">
        <w:rPr>
          <w:sz w:val="20"/>
          <w:szCs w:val="20"/>
        </w:rPr>
        <w:t>Elevational</w:t>
      </w:r>
      <w:proofErr w:type="spellEnd"/>
      <w:r w:rsidRPr="00BC308D">
        <w:rPr>
          <w:sz w:val="20"/>
          <w:szCs w:val="20"/>
        </w:rPr>
        <w:t xml:space="preserve"> gradients in ant species richness: area, geometry, and </w:t>
      </w:r>
      <w:proofErr w:type="spellStart"/>
      <w:r w:rsidRPr="00BC308D">
        <w:rPr>
          <w:sz w:val="20"/>
          <w:szCs w:val="20"/>
        </w:rPr>
        <w:t>Rapoport’s</w:t>
      </w:r>
      <w:proofErr w:type="spellEnd"/>
      <w:r w:rsidRPr="00BC308D">
        <w:rPr>
          <w:sz w:val="20"/>
          <w:szCs w:val="20"/>
        </w:rPr>
        <w:t xml:space="preserve"> rule. </w:t>
      </w:r>
      <w:proofErr w:type="spellStart"/>
      <w:r w:rsidRPr="00BC308D">
        <w:rPr>
          <w:i/>
          <w:sz w:val="20"/>
          <w:szCs w:val="20"/>
        </w:rPr>
        <w:t>Ecography</w:t>
      </w:r>
      <w:proofErr w:type="spellEnd"/>
      <w:r w:rsidRPr="00BC308D">
        <w:rPr>
          <w:sz w:val="20"/>
          <w:szCs w:val="20"/>
        </w:rPr>
        <w:t xml:space="preserve"> </w:t>
      </w:r>
      <w:r w:rsidRPr="00BC308D">
        <w:rPr>
          <w:b/>
          <w:sz w:val="20"/>
          <w:szCs w:val="20"/>
        </w:rPr>
        <w:t>1</w:t>
      </w:r>
      <w:r w:rsidRPr="00BC308D">
        <w:rPr>
          <w:sz w:val="20"/>
          <w:szCs w:val="20"/>
        </w:rPr>
        <w:t>: 25–32</w:t>
      </w:r>
    </w:p>
    <w:p w14:paraId="5D73501A" w14:textId="77777777" w:rsidR="00E91371" w:rsidRPr="00BC308D" w:rsidRDefault="00BC308D">
      <w:pPr>
        <w:pStyle w:val="Bibliography"/>
        <w:rPr>
          <w:sz w:val="20"/>
          <w:szCs w:val="20"/>
        </w:rPr>
      </w:pPr>
      <w:proofErr w:type="spellStart"/>
      <w:r w:rsidRPr="00BC308D">
        <w:rPr>
          <w:sz w:val="20"/>
          <w:szCs w:val="20"/>
        </w:rPr>
        <w:t>Sarnat</w:t>
      </w:r>
      <w:proofErr w:type="spellEnd"/>
      <w:r w:rsidRPr="00BC308D">
        <w:rPr>
          <w:sz w:val="20"/>
          <w:szCs w:val="20"/>
        </w:rPr>
        <w:t xml:space="preserve">, E., and </w:t>
      </w:r>
      <w:proofErr w:type="spellStart"/>
      <w:r w:rsidRPr="00BC308D">
        <w:rPr>
          <w:sz w:val="20"/>
          <w:szCs w:val="20"/>
        </w:rPr>
        <w:t>Economo</w:t>
      </w:r>
      <w:proofErr w:type="spellEnd"/>
      <w:r w:rsidRPr="00BC308D">
        <w:rPr>
          <w:sz w:val="20"/>
          <w:szCs w:val="20"/>
        </w:rPr>
        <w:t xml:space="preserve">, E. 2012. </w:t>
      </w:r>
      <w:proofErr w:type="gramStart"/>
      <w:r w:rsidRPr="00BC308D">
        <w:rPr>
          <w:i/>
          <w:sz w:val="20"/>
          <w:szCs w:val="20"/>
        </w:rPr>
        <w:t>The ants of Fiji</w:t>
      </w:r>
      <w:r w:rsidRPr="00BC308D">
        <w:rPr>
          <w:sz w:val="20"/>
          <w:szCs w:val="20"/>
        </w:rPr>
        <w:t>.</w:t>
      </w:r>
      <w:proofErr w:type="gramEnd"/>
      <w:r w:rsidRPr="00BC308D">
        <w:rPr>
          <w:sz w:val="20"/>
          <w:szCs w:val="20"/>
        </w:rPr>
        <w:t xml:space="preserve"> UC Publications in Entomology, University of California Press, Berkeley; Los Angeles, CA</w:t>
      </w:r>
    </w:p>
    <w:p w14:paraId="2BD4E145" w14:textId="77777777" w:rsidR="00E91371" w:rsidRPr="00BC308D" w:rsidRDefault="00BC308D">
      <w:pPr>
        <w:pStyle w:val="Bibliography"/>
        <w:rPr>
          <w:sz w:val="20"/>
          <w:szCs w:val="20"/>
        </w:rPr>
      </w:pPr>
      <w:proofErr w:type="spellStart"/>
      <w:proofErr w:type="gramStart"/>
      <w:r w:rsidRPr="00BC308D">
        <w:rPr>
          <w:sz w:val="20"/>
          <w:szCs w:val="20"/>
        </w:rPr>
        <w:t>Sarty</w:t>
      </w:r>
      <w:proofErr w:type="spellEnd"/>
      <w:r w:rsidRPr="00BC308D">
        <w:rPr>
          <w:sz w:val="20"/>
          <w:szCs w:val="20"/>
        </w:rPr>
        <w:t>, M., Abbott, K.L., and Lester, P.J. 2006.</w:t>
      </w:r>
      <w:proofErr w:type="gramEnd"/>
      <w:r w:rsidRPr="00BC308D">
        <w:rPr>
          <w:sz w:val="20"/>
          <w:szCs w:val="20"/>
        </w:rPr>
        <w:t xml:space="preserve"> Habitat complexity facilitates coexistence in a tropical ant community. </w:t>
      </w:r>
      <w:proofErr w:type="spellStart"/>
      <w:r w:rsidRPr="00BC308D">
        <w:rPr>
          <w:i/>
          <w:sz w:val="20"/>
          <w:szCs w:val="20"/>
        </w:rPr>
        <w:t>Oecologia</w:t>
      </w:r>
      <w:proofErr w:type="spellEnd"/>
      <w:r w:rsidRPr="00BC308D">
        <w:rPr>
          <w:sz w:val="20"/>
          <w:szCs w:val="20"/>
        </w:rPr>
        <w:t xml:space="preserve"> </w:t>
      </w:r>
      <w:r w:rsidRPr="00BC308D">
        <w:rPr>
          <w:b/>
          <w:sz w:val="20"/>
          <w:szCs w:val="20"/>
        </w:rPr>
        <w:t>149</w:t>
      </w:r>
      <w:r w:rsidRPr="00BC308D">
        <w:rPr>
          <w:sz w:val="20"/>
          <w:szCs w:val="20"/>
        </w:rPr>
        <w:t>: 465–473</w:t>
      </w:r>
    </w:p>
    <w:p w14:paraId="20D2D628" w14:textId="77777777" w:rsidR="00E91371" w:rsidRPr="00BC308D" w:rsidRDefault="00BC308D">
      <w:pPr>
        <w:pStyle w:val="Bibliography"/>
        <w:rPr>
          <w:sz w:val="20"/>
          <w:szCs w:val="20"/>
        </w:rPr>
      </w:pPr>
      <w:r w:rsidRPr="00BC308D">
        <w:rPr>
          <w:sz w:val="20"/>
          <w:szCs w:val="20"/>
        </w:rPr>
        <w:t xml:space="preserve">Sheldon, K.S., and Tewksbury, J.J. 2014. </w:t>
      </w:r>
      <w:proofErr w:type="gramStart"/>
      <w:r w:rsidRPr="00BC308D">
        <w:rPr>
          <w:sz w:val="20"/>
          <w:szCs w:val="20"/>
        </w:rPr>
        <w:t xml:space="preserve">The impact of seasonality in temperature on thermal tolerance and </w:t>
      </w:r>
      <w:proofErr w:type="spellStart"/>
      <w:r w:rsidRPr="00BC308D">
        <w:rPr>
          <w:sz w:val="20"/>
          <w:szCs w:val="20"/>
        </w:rPr>
        <w:t>elevational</w:t>
      </w:r>
      <w:proofErr w:type="spellEnd"/>
      <w:r w:rsidRPr="00BC308D">
        <w:rPr>
          <w:sz w:val="20"/>
          <w:szCs w:val="20"/>
        </w:rPr>
        <w:t xml:space="preserve"> range size.</w:t>
      </w:r>
      <w:proofErr w:type="gramEnd"/>
      <w:r w:rsidRPr="00BC308D">
        <w:rPr>
          <w:sz w:val="20"/>
          <w:szCs w:val="20"/>
        </w:rPr>
        <w:t xml:space="preserve"> </w:t>
      </w:r>
      <w:r w:rsidRPr="00BC308D">
        <w:rPr>
          <w:i/>
          <w:sz w:val="20"/>
          <w:szCs w:val="20"/>
        </w:rPr>
        <w:t>Ecology</w:t>
      </w:r>
      <w:r w:rsidRPr="00BC308D">
        <w:rPr>
          <w:sz w:val="20"/>
          <w:szCs w:val="20"/>
        </w:rPr>
        <w:t xml:space="preserve"> </w:t>
      </w:r>
      <w:r w:rsidRPr="00BC308D">
        <w:rPr>
          <w:b/>
          <w:sz w:val="20"/>
          <w:szCs w:val="20"/>
        </w:rPr>
        <w:t>95</w:t>
      </w:r>
      <w:r w:rsidRPr="00BC308D">
        <w:rPr>
          <w:sz w:val="20"/>
          <w:szCs w:val="20"/>
        </w:rPr>
        <w:t>: 2134–2143</w:t>
      </w:r>
    </w:p>
    <w:p w14:paraId="536E77F3" w14:textId="77777777" w:rsidR="00E91371" w:rsidRPr="00BC308D" w:rsidRDefault="00BC308D">
      <w:pPr>
        <w:pStyle w:val="Bibliography"/>
        <w:rPr>
          <w:sz w:val="20"/>
          <w:szCs w:val="20"/>
        </w:rPr>
      </w:pPr>
      <w:proofErr w:type="gramStart"/>
      <w:r w:rsidRPr="00BC308D">
        <w:rPr>
          <w:sz w:val="20"/>
          <w:szCs w:val="20"/>
        </w:rPr>
        <w:t xml:space="preserve">Sheldon, K.S., </w:t>
      </w:r>
      <w:proofErr w:type="spellStart"/>
      <w:r w:rsidRPr="00BC308D">
        <w:rPr>
          <w:sz w:val="20"/>
          <w:szCs w:val="20"/>
        </w:rPr>
        <w:t>Leaché</w:t>
      </w:r>
      <w:proofErr w:type="spellEnd"/>
      <w:r w:rsidRPr="00BC308D">
        <w:rPr>
          <w:sz w:val="20"/>
          <w:szCs w:val="20"/>
        </w:rPr>
        <w:t>, A.D., and Cruz, F.B. 2015.</w:t>
      </w:r>
      <w:proofErr w:type="gramEnd"/>
      <w:r w:rsidRPr="00BC308D">
        <w:rPr>
          <w:sz w:val="20"/>
          <w:szCs w:val="20"/>
        </w:rPr>
        <w:t xml:space="preserve"> The influence of temperature seasonality on </w:t>
      </w:r>
      <w:proofErr w:type="spellStart"/>
      <w:r w:rsidRPr="00BC308D">
        <w:rPr>
          <w:sz w:val="20"/>
          <w:szCs w:val="20"/>
        </w:rPr>
        <w:t>elevational</w:t>
      </w:r>
      <w:proofErr w:type="spellEnd"/>
      <w:r w:rsidRPr="00BC308D">
        <w:rPr>
          <w:sz w:val="20"/>
          <w:szCs w:val="20"/>
        </w:rPr>
        <w:t xml:space="preserve"> range size across </w:t>
      </w:r>
      <w:proofErr w:type="gramStart"/>
      <w:r w:rsidRPr="00BC308D">
        <w:rPr>
          <w:sz w:val="20"/>
          <w:szCs w:val="20"/>
        </w:rPr>
        <w:t>latitude :</w:t>
      </w:r>
      <w:proofErr w:type="gramEnd"/>
      <w:r w:rsidRPr="00BC308D">
        <w:rPr>
          <w:sz w:val="20"/>
          <w:szCs w:val="20"/>
        </w:rPr>
        <w:t xml:space="preserve"> a test using </w:t>
      </w:r>
      <w:proofErr w:type="spellStart"/>
      <w:r w:rsidRPr="00BC308D">
        <w:rPr>
          <w:sz w:val="20"/>
          <w:szCs w:val="20"/>
        </w:rPr>
        <w:t>Liolaemus</w:t>
      </w:r>
      <w:proofErr w:type="spellEnd"/>
      <w:r w:rsidRPr="00BC308D">
        <w:rPr>
          <w:sz w:val="20"/>
          <w:szCs w:val="20"/>
        </w:rPr>
        <w:t xml:space="preserve"> lizards. </w:t>
      </w:r>
      <w:r w:rsidRPr="00BC308D">
        <w:rPr>
          <w:i/>
          <w:sz w:val="20"/>
          <w:szCs w:val="20"/>
        </w:rPr>
        <w:t>Global Ecology and Biogeography</w:t>
      </w:r>
      <w:r w:rsidRPr="00BC308D">
        <w:rPr>
          <w:sz w:val="20"/>
          <w:szCs w:val="20"/>
        </w:rPr>
        <w:t xml:space="preserve"> </w:t>
      </w:r>
      <w:proofErr w:type="gramStart"/>
      <w:r w:rsidRPr="00BC308D">
        <w:rPr>
          <w:sz w:val="20"/>
          <w:szCs w:val="20"/>
        </w:rPr>
        <w:t>n/a</w:t>
      </w:r>
      <w:proofErr w:type="gramEnd"/>
      <w:r w:rsidRPr="00BC308D">
        <w:rPr>
          <w:sz w:val="20"/>
          <w:szCs w:val="20"/>
        </w:rPr>
        <w:t>–a</w:t>
      </w:r>
    </w:p>
    <w:p w14:paraId="4FFC80B0" w14:textId="77777777" w:rsidR="00E91371" w:rsidRPr="00BC308D" w:rsidRDefault="00BC308D">
      <w:pPr>
        <w:pStyle w:val="Bibliography"/>
        <w:rPr>
          <w:sz w:val="20"/>
          <w:szCs w:val="20"/>
        </w:rPr>
      </w:pPr>
      <w:proofErr w:type="gramStart"/>
      <w:r w:rsidRPr="00BC308D">
        <w:rPr>
          <w:sz w:val="20"/>
          <w:szCs w:val="20"/>
        </w:rPr>
        <w:t xml:space="preserve">Smith, M.A., </w:t>
      </w:r>
      <w:proofErr w:type="spellStart"/>
      <w:r w:rsidRPr="00BC308D">
        <w:rPr>
          <w:sz w:val="20"/>
          <w:szCs w:val="20"/>
        </w:rPr>
        <w:t>Hallwachs</w:t>
      </w:r>
      <w:proofErr w:type="spellEnd"/>
      <w:r w:rsidRPr="00BC308D">
        <w:rPr>
          <w:sz w:val="20"/>
          <w:szCs w:val="20"/>
        </w:rPr>
        <w:t>, W., and Janzen, D.H. 2014.</w:t>
      </w:r>
      <w:proofErr w:type="gramEnd"/>
      <w:r w:rsidRPr="00BC308D">
        <w:rPr>
          <w:sz w:val="20"/>
          <w:szCs w:val="20"/>
        </w:rPr>
        <w:t xml:space="preserve"> </w:t>
      </w:r>
      <w:proofErr w:type="gramStart"/>
      <w:r w:rsidRPr="00BC308D">
        <w:rPr>
          <w:sz w:val="20"/>
          <w:szCs w:val="20"/>
        </w:rPr>
        <w:t xml:space="preserve">Diversity and phylogenetic community structure of ants along a Costa Rican </w:t>
      </w:r>
      <w:proofErr w:type="spellStart"/>
      <w:r w:rsidRPr="00BC308D">
        <w:rPr>
          <w:sz w:val="20"/>
          <w:szCs w:val="20"/>
        </w:rPr>
        <w:t>elevational</w:t>
      </w:r>
      <w:proofErr w:type="spellEnd"/>
      <w:r w:rsidRPr="00BC308D">
        <w:rPr>
          <w:sz w:val="20"/>
          <w:szCs w:val="20"/>
        </w:rPr>
        <w:t xml:space="preserve"> gradient.</w:t>
      </w:r>
      <w:proofErr w:type="gramEnd"/>
      <w:r w:rsidRPr="00BC308D">
        <w:rPr>
          <w:sz w:val="20"/>
          <w:szCs w:val="20"/>
        </w:rPr>
        <w:t xml:space="preserve"> </w:t>
      </w:r>
      <w:proofErr w:type="spellStart"/>
      <w:r w:rsidRPr="00BC308D">
        <w:rPr>
          <w:i/>
          <w:sz w:val="20"/>
          <w:szCs w:val="20"/>
        </w:rPr>
        <w:t>Ecography</w:t>
      </w:r>
      <w:proofErr w:type="spellEnd"/>
      <w:r w:rsidRPr="00BC308D">
        <w:rPr>
          <w:sz w:val="20"/>
          <w:szCs w:val="20"/>
        </w:rPr>
        <w:t xml:space="preserve"> no–o</w:t>
      </w:r>
    </w:p>
    <w:p w14:paraId="24E1D0DB" w14:textId="77777777" w:rsidR="00E91371" w:rsidRPr="00BC308D" w:rsidRDefault="00BC308D">
      <w:pPr>
        <w:pStyle w:val="Bibliography"/>
        <w:rPr>
          <w:sz w:val="20"/>
          <w:szCs w:val="20"/>
        </w:rPr>
      </w:pPr>
      <w:r w:rsidRPr="00BC308D">
        <w:rPr>
          <w:sz w:val="20"/>
          <w:szCs w:val="20"/>
        </w:rPr>
        <w:t xml:space="preserve">Stevens, G.C. 1992. The </w:t>
      </w:r>
      <w:proofErr w:type="spellStart"/>
      <w:r w:rsidRPr="00BC308D">
        <w:rPr>
          <w:sz w:val="20"/>
          <w:szCs w:val="20"/>
        </w:rPr>
        <w:t>elevational</w:t>
      </w:r>
      <w:proofErr w:type="spellEnd"/>
      <w:r w:rsidRPr="00BC308D">
        <w:rPr>
          <w:sz w:val="20"/>
          <w:szCs w:val="20"/>
        </w:rPr>
        <w:t xml:space="preserve"> </w:t>
      </w:r>
      <w:proofErr w:type="spellStart"/>
      <w:r w:rsidRPr="00BC308D">
        <w:rPr>
          <w:sz w:val="20"/>
          <w:szCs w:val="20"/>
        </w:rPr>
        <w:t>cradient</w:t>
      </w:r>
      <w:proofErr w:type="spellEnd"/>
      <w:r w:rsidRPr="00BC308D">
        <w:rPr>
          <w:sz w:val="20"/>
          <w:szCs w:val="20"/>
        </w:rPr>
        <w:t xml:space="preserve"> in altitudinal range: An extension of </w:t>
      </w:r>
      <w:proofErr w:type="spellStart"/>
      <w:r w:rsidRPr="00BC308D">
        <w:rPr>
          <w:sz w:val="20"/>
          <w:szCs w:val="20"/>
        </w:rPr>
        <w:t>Rapoport’s</w:t>
      </w:r>
      <w:proofErr w:type="spellEnd"/>
      <w:r w:rsidRPr="00BC308D">
        <w:rPr>
          <w:sz w:val="20"/>
          <w:szCs w:val="20"/>
        </w:rPr>
        <w:t xml:space="preserve"> latitudinal rule to altitude. </w:t>
      </w:r>
      <w:r w:rsidRPr="00BC308D">
        <w:rPr>
          <w:i/>
          <w:sz w:val="20"/>
          <w:szCs w:val="20"/>
        </w:rPr>
        <w:t>The American Naturalist</w:t>
      </w:r>
      <w:r w:rsidRPr="00BC308D">
        <w:rPr>
          <w:sz w:val="20"/>
          <w:szCs w:val="20"/>
        </w:rPr>
        <w:t xml:space="preserve"> </w:t>
      </w:r>
      <w:r w:rsidRPr="00BC308D">
        <w:rPr>
          <w:b/>
          <w:sz w:val="20"/>
          <w:szCs w:val="20"/>
        </w:rPr>
        <w:t>140</w:t>
      </w:r>
      <w:r w:rsidRPr="00BC308D">
        <w:rPr>
          <w:sz w:val="20"/>
          <w:szCs w:val="20"/>
        </w:rPr>
        <w:t>: 893–911</w:t>
      </w:r>
    </w:p>
    <w:p w14:paraId="06163123" w14:textId="77777777" w:rsidR="00E91371" w:rsidRPr="00BC308D" w:rsidRDefault="00BC308D">
      <w:pPr>
        <w:pStyle w:val="Bibliography"/>
        <w:rPr>
          <w:sz w:val="20"/>
          <w:szCs w:val="20"/>
        </w:rPr>
      </w:pPr>
      <w:proofErr w:type="gramStart"/>
      <w:r w:rsidRPr="00BC308D">
        <w:rPr>
          <w:sz w:val="20"/>
          <w:szCs w:val="20"/>
        </w:rPr>
        <w:t xml:space="preserve">Sunday, J.M., Bates, A.E., and </w:t>
      </w:r>
      <w:proofErr w:type="spellStart"/>
      <w:r w:rsidRPr="00BC308D">
        <w:rPr>
          <w:sz w:val="20"/>
          <w:szCs w:val="20"/>
        </w:rPr>
        <w:t>Dulvy</w:t>
      </w:r>
      <w:proofErr w:type="spellEnd"/>
      <w:r w:rsidRPr="00BC308D">
        <w:rPr>
          <w:sz w:val="20"/>
          <w:szCs w:val="20"/>
        </w:rPr>
        <w:t>, N.K. 2011.</w:t>
      </w:r>
      <w:proofErr w:type="gramEnd"/>
      <w:r w:rsidRPr="00BC308D">
        <w:rPr>
          <w:sz w:val="20"/>
          <w:szCs w:val="20"/>
        </w:rPr>
        <w:t xml:space="preserve"> </w:t>
      </w:r>
      <w:proofErr w:type="gramStart"/>
      <w:r w:rsidRPr="00BC308D">
        <w:rPr>
          <w:sz w:val="20"/>
          <w:szCs w:val="20"/>
        </w:rPr>
        <w:t xml:space="preserve">Global analysis of thermal tolerance and latitude in </w:t>
      </w:r>
      <w:proofErr w:type="spellStart"/>
      <w:r w:rsidRPr="00BC308D">
        <w:rPr>
          <w:sz w:val="20"/>
          <w:szCs w:val="20"/>
        </w:rPr>
        <w:t>ectotherms</w:t>
      </w:r>
      <w:proofErr w:type="spellEnd"/>
      <w:r w:rsidRPr="00BC308D">
        <w:rPr>
          <w:sz w:val="20"/>
          <w:szCs w:val="20"/>
        </w:rPr>
        <w:t>.</w:t>
      </w:r>
      <w:proofErr w:type="gramEnd"/>
      <w:r w:rsidRPr="00BC308D">
        <w:rPr>
          <w:sz w:val="20"/>
          <w:szCs w:val="20"/>
        </w:rPr>
        <w:t xml:space="preserve"> </w:t>
      </w:r>
      <w:r w:rsidRPr="00BC308D">
        <w:rPr>
          <w:i/>
          <w:sz w:val="20"/>
          <w:szCs w:val="20"/>
        </w:rPr>
        <w:t>Proceedings. Biological Sciences / The Royal Society</w:t>
      </w:r>
      <w:r w:rsidRPr="00BC308D">
        <w:rPr>
          <w:sz w:val="20"/>
          <w:szCs w:val="20"/>
        </w:rPr>
        <w:t xml:space="preserve"> </w:t>
      </w:r>
      <w:r w:rsidRPr="00BC308D">
        <w:rPr>
          <w:b/>
          <w:sz w:val="20"/>
          <w:szCs w:val="20"/>
        </w:rPr>
        <w:t>278</w:t>
      </w:r>
      <w:r w:rsidRPr="00BC308D">
        <w:rPr>
          <w:sz w:val="20"/>
          <w:szCs w:val="20"/>
        </w:rPr>
        <w:t>: 1823–1830</w:t>
      </w:r>
    </w:p>
    <w:p w14:paraId="1C67BB72" w14:textId="77777777" w:rsidR="00E91371" w:rsidRPr="00BC308D" w:rsidRDefault="00BC308D">
      <w:pPr>
        <w:pStyle w:val="Bibliography"/>
        <w:rPr>
          <w:sz w:val="20"/>
          <w:szCs w:val="20"/>
        </w:rPr>
      </w:pPr>
      <w:proofErr w:type="spellStart"/>
      <w:r w:rsidRPr="00BC308D">
        <w:rPr>
          <w:sz w:val="20"/>
          <w:szCs w:val="20"/>
        </w:rPr>
        <w:t>Svenning</w:t>
      </w:r>
      <w:proofErr w:type="spellEnd"/>
      <w:r w:rsidRPr="00BC308D">
        <w:rPr>
          <w:sz w:val="20"/>
          <w:szCs w:val="20"/>
        </w:rPr>
        <w:t>, J</w:t>
      </w:r>
      <w:proofErr w:type="gramStart"/>
      <w:r w:rsidRPr="00BC308D">
        <w:rPr>
          <w:sz w:val="20"/>
          <w:szCs w:val="20"/>
        </w:rPr>
        <w:t>.-</w:t>
      </w:r>
      <w:proofErr w:type="gramEnd"/>
      <w:r w:rsidRPr="00BC308D">
        <w:rPr>
          <w:sz w:val="20"/>
          <w:szCs w:val="20"/>
        </w:rPr>
        <w:t xml:space="preserve">C., </w:t>
      </w:r>
      <w:proofErr w:type="spellStart"/>
      <w:r w:rsidRPr="00BC308D">
        <w:rPr>
          <w:sz w:val="20"/>
          <w:szCs w:val="20"/>
        </w:rPr>
        <w:t>Fløjgaard</w:t>
      </w:r>
      <w:proofErr w:type="spellEnd"/>
      <w:r w:rsidRPr="00BC308D">
        <w:rPr>
          <w:sz w:val="20"/>
          <w:szCs w:val="20"/>
        </w:rPr>
        <w:t xml:space="preserve">, C., and </w:t>
      </w:r>
      <w:proofErr w:type="spellStart"/>
      <w:r w:rsidRPr="00BC308D">
        <w:rPr>
          <w:sz w:val="20"/>
          <w:szCs w:val="20"/>
        </w:rPr>
        <w:t>Baselga</w:t>
      </w:r>
      <w:proofErr w:type="spellEnd"/>
      <w:r w:rsidRPr="00BC308D">
        <w:rPr>
          <w:sz w:val="20"/>
          <w:szCs w:val="20"/>
        </w:rPr>
        <w:t xml:space="preserve">, A. 2011. Climate, history and neutrality as drivers of mammal beta diversity in Europe: insights from </w:t>
      </w:r>
      <w:proofErr w:type="spellStart"/>
      <w:r w:rsidRPr="00BC308D">
        <w:rPr>
          <w:sz w:val="20"/>
          <w:szCs w:val="20"/>
        </w:rPr>
        <w:t>multiscale</w:t>
      </w:r>
      <w:proofErr w:type="spellEnd"/>
      <w:r w:rsidRPr="00BC308D">
        <w:rPr>
          <w:sz w:val="20"/>
          <w:szCs w:val="20"/>
        </w:rPr>
        <w:t xml:space="preserve"> deconstruction. </w:t>
      </w:r>
      <w:r w:rsidRPr="00BC308D">
        <w:rPr>
          <w:i/>
          <w:sz w:val="20"/>
          <w:szCs w:val="20"/>
        </w:rPr>
        <w:t>The Journal of Animal Ecology</w:t>
      </w:r>
      <w:r w:rsidRPr="00BC308D">
        <w:rPr>
          <w:sz w:val="20"/>
          <w:szCs w:val="20"/>
        </w:rPr>
        <w:t xml:space="preserve"> </w:t>
      </w:r>
      <w:r w:rsidRPr="00BC308D">
        <w:rPr>
          <w:b/>
          <w:sz w:val="20"/>
          <w:szCs w:val="20"/>
        </w:rPr>
        <w:t>80</w:t>
      </w:r>
      <w:r w:rsidRPr="00BC308D">
        <w:rPr>
          <w:sz w:val="20"/>
          <w:szCs w:val="20"/>
        </w:rPr>
        <w:t>: 393–402</w:t>
      </w:r>
    </w:p>
    <w:p w14:paraId="528ED2F0" w14:textId="77777777" w:rsidR="00E91371" w:rsidRPr="00BC308D" w:rsidRDefault="00BC308D">
      <w:pPr>
        <w:pStyle w:val="Bibliography"/>
        <w:rPr>
          <w:sz w:val="20"/>
          <w:szCs w:val="20"/>
        </w:rPr>
      </w:pPr>
      <w:proofErr w:type="spellStart"/>
      <w:r w:rsidRPr="00BC308D">
        <w:rPr>
          <w:sz w:val="20"/>
          <w:szCs w:val="20"/>
        </w:rPr>
        <w:t>Tuomisto</w:t>
      </w:r>
      <w:proofErr w:type="spellEnd"/>
      <w:r w:rsidRPr="00BC308D">
        <w:rPr>
          <w:sz w:val="20"/>
          <w:szCs w:val="20"/>
        </w:rPr>
        <w:t xml:space="preserve">, H. 2010. </w:t>
      </w:r>
      <w:proofErr w:type="gramStart"/>
      <w:r w:rsidRPr="00BC308D">
        <w:rPr>
          <w:sz w:val="20"/>
          <w:szCs w:val="20"/>
        </w:rPr>
        <w:t>A consistent terminology for quantifying species diversity?</w:t>
      </w:r>
      <w:proofErr w:type="gramEnd"/>
      <w:r w:rsidRPr="00BC308D">
        <w:rPr>
          <w:sz w:val="20"/>
          <w:szCs w:val="20"/>
        </w:rPr>
        <w:t xml:space="preserve"> Yes, it does exist. </w:t>
      </w:r>
      <w:proofErr w:type="spellStart"/>
      <w:r w:rsidRPr="00BC308D">
        <w:rPr>
          <w:i/>
          <w:sz w:val="20"/>
          <w:szCs w:val="20"/>
        </w:rPr>
        <w:t>Oecologia</w:t>
      </w:r>
      <w:proofErr w:type="spellEnd"/>
      <w:r w:rsidRPr="00BC308D">
        <w:rPr>
          <w:sz w:val="20"/>
          <w:szCs w:val="20"/>
        </w:rPr>
        <w:t xml:space="preserve"> </w:t>
      </w:r>
      <w:r w:rsidRPr="00BC308D">
        <w:rPr>
          <w:b/>
          <w:sz w:val="20"/>
          <w:szCs w:val="20"/>
        </w:rPr>
        <w:t>164</w:t>
      </w:r>
      <w:r w:rsidRPr="00BC308D">
        <w:rPr>
          <w:sz w:val="20"/>
          <w:szCs w:val="20"/>
        </w:rPr>
        <w:t>: 853–860</w:t>
      </w:r>
    </w:p>
    <w:p w14:paraId="4C3F28D0" w14:textId="77777777" w:rsidR="00E91371" w:rsidRPr="00BC308D" w:rsidRDefault="00BC308D">
      <w:pPr>
        <w:pStyle w:val="Bibliography"/>
        <w:rPr>
          <w:sz w:val="20"/>
          <w:szCs w:val="20"/>
        </w:rPr>
      </w:pPr>
      <w:r w:rsidRPr="00BC308D">
        <w:rPr>
          <w:sz w:val="20"/>
          <w:szCs w:val="20"/>
        </w:rPr>
        <w:t xml:space="preserve">Van Pelt, A. 1983. </w:t>
      </w:r>
      <w:proofErr w:type="gramStart"/>
      <w:r w:rsidRPr="00BC308D">
        <w:rPr>
          <w:sz w:val="20"/>
          <w:szCs w:val="20"/>
        </w:rPr>
        <w:t xml:space="preserve">Southwestern Association of Naturalists Ants of the </w:t>
      </w:r>
      <w:proofErr w:type="spellStart"/>
      <w:r w:rsidRPr="00BC308D">
        <w:rPr>
          <w:sz w:val="20"/>
          <w:szCs w:val="20"/>
        </w:rPr>
        <w:t>Chisos</w:t>
      </w:r>
      <w:proofErr w:type="spellEnd"/>
      <w:r w:rsidRPr="00BC308D">
        <w:rPr>
          <w:sz w:val="20"/>
          <w:szCs w:val="20"/>
        </w:rPr>
        <w:t xml:space="preserve"> Mountains, Texas (Hymenoptera: </w:t>
      </w:r>
      <w:proofErr w:type="spellStart"/>
      <w:r w:rsidRPr="00BC308D">
        <w:rPr>
          <w:sz w:val="20"/>
          <w:szCs w:val="20"/>
        </w:rPr>
        <w:t>Formicidae</w:t>
      </w:r>
      <w:proofErr w:type="spellEnd"/>
      <w:r w:rsidRPr="00BC308D">
        <w:rPr>
          <w:sz w:val="20"/>
          <w:szCs w:val="20"/>
        </w:rPr>
        <w:t>).</w:t>
      </w:r>
      <w:proofErr w:type="gramEnd"/>
      <w:r w:rsidRPr="00BC308D">
        <w:rPr>
          <w:sz w:val="20"/>
          <w:szCs w:val="20"/>
        </w:rPr>
        <w:t xml:space="preserve"> </w:t>
      </w:r>
      <w:r w:rsidRPr="00BC308D">
        <w:rPr>
          <w:i/>
          <w:sz w:val="20"/>
          <w:szCs w:val="20"/>
        </w:rPr>
        <w:t>The Southwestern Naturalist</w:t>
      </w:r>
      <w:r w:rsidRPr="00BC308D">
        <w:rPr>
          <w:sz w:val="20"/>
          <w:szCs w:val="20"/>
        </w:rPr>
        <w:t xml:space="preserve"> </w:t>
      </w:r>
      <w:r w:rsidRPr="00BC308D">
        <w:rPr>
          <w:b/>
          <w:sz w:val="20"/>
          <w:szCs w:val="20"/>
        </w:rPr>
        <w:t>28</w:t>
      </w:r>
      <w:r w:rsidRPr="00BC308D">
        <w:rPr>
          <w:sz w:val="20"/>
          <w:szCs w:val="20"/>
        </w:rPr>
        <w:t>: 137–142</w:t>
      </w:r>
    </w:p>
    <w:p w14:paraId="2E0D956C" w14:textId="77777777" w:rsidR="00E91371" w:rsidRPr="00BC308D" w:rsidRDefault="00BC308D">
      <w:pPr>
        <w:pStyle w:val="Bibliography"/>
        <w:rPr>
          <w:sz w:val="20"/>
          <w:szCs w:val="20"/>
        </w:rPr>
      </w:pPr>
      <w:proofErr w:type="gramStart"/>
      <w:r w:rsidRPr="00BC308D">
        <w:rPr>
          <w:sz w:val="20"/>
          <w:szCs w:val="20"/>
        </w:rPr>
        <w:t xml:space="preserve">Webb, C., </w:t>
      </w:r>
      <w:proofErr w:type="spellStart"/>
      <w:r w:rsidRPr="00BC308D">
        <w:rPr>
          <w:sz w:val="20"/>
          <w:szCs w:val="20"/>
        </w:rPr>
        <w:t>Ackerly</w:t>
      </w:r>
      <w:proofErr w:type="spellEnd"/>
      <w:r w:rsidRPr="00BC308D">
        <w:rPr>
          <w:sz w:val="20"/>
          <w:szCs w:val="20"/>
        </w:rPr>
        <w:t xml:space="preserve">, D., </w:t>
      </w:r>
      <w:proofErr w:type="spellStart"/>
      <w:r w:rsidRPr="00BC308D">
        <w:rPr>
          <w:sz w:val="20"/>
          <w:szCs w:val="20"/>
        </w:rPr>
        <w:t>McPeek</w:t>
      </w:r>
      <w:proofErr w:type="spellEnd"/>
      <w:r w:rsidRPr="00BC308D">
        <w:rPr>
          <w:sz w:val="20"/>
          <w:szCs w:val="20"/>
        </w:rPr>
        <w:t>, M., and Donoghue, M. 2002.</w:t>
      </w:r>
      <w:proofErr w:type="gramEnd"/>
      <w:r w:rsidRPr="00BC308D">
        <w:rPr>
          <w:sz w:val="20"/>
          <w:szCs w:val="20"/>
        </w:rPr>
        <w:t xml:space="preserve"> </w:t>
      </w:r>
      <w:proofErr w:type="gramStart"/>
      <w:r w:rsidRPr="00BC308D">
        <w:rPr>
          <w:sz w:val="20"/>
          <w:szCs w:val="20"/>
        </w:rPr>
        <w:t>Phylogenies and community ecology.</w:t>
      </w:r>
      <w:proofErr w:type="gramEnd"/>
      <w:r w:rsidRPr="00BC308D">
        <w:rPr>
          <w:sz w:val="20"/>
          <w:szCs w:val="20"/>
        </w:rPr>
        <w:t xml:space="preserve"> </w:t>
      </w:r>
      <w:r w:rsidRPr="00BC308D">
        <w:rPr>
          <w:i/>
          <w:sz w:val="20"/>
          <w:szCs w:val="20"/>
        </w:rPr>
        <w:t>Annual Review of Ecology and Systematics</w:t>
      </w:r>
      <w:r w:rsidRPr="00BC308D">
        <w:rPr>
          <w:sz w:val="20"/>
          <w:szCs w:val="20"/>
        </w:rPr>
        <w:t xml:space="preserve"> </w:t>
      </w:r>
      <w:r w:rsidRPr="00BC308D">
        <w:rPr>
          <w:b/>
          <w:sz w:val="20"/>
          <w:szCs w:val="20"/>
        </w:rPr>
        <w:t>33</w:t>
      </w:r>
      <w:r w:rsidRPr="00BC308D">
        <w:rPr>
          <w:sz w:val="20"/>
          <w:szCs w:val="20"/>
        </w:rPr>
        <w:t>: 475–505</w:t>
      </w:r>
    </w:p>
    <w:p w14:paraId="5A2A0C40" w14:textId="77777777" w:rsidR="00E91371" w:rsidRPr="00BC308D" w:rsidRDefault="00BC308D">
      <w:pPr>
        <w:pStyle w:val="Bibliography"/>
        <w:rPr>
          <w:sz w:val="20"/>
          <w:szCs w:val="20"/>
        </w:rPr>
      </w:pPr>
      <w:r w:rsidRPr="00BC308D">
        <w:rPr>
          <w:sz w:val="20"/>
          <w:szCs w:val="20"/>
        </w:rPr>
        <w:t xml:space="preserve">Wheeler, G., and Wheeler, J. 1986. </w:t>
      </w:r>
      <w:proofErr w:type="gramStart"/>
      <w:r w:rsidRPr="00BC308D">
        <w:rPr>
          <w:i/>
          <w:sz w:val="20"/>
          <w:szCs w:val="20"/>
        </w:rPr>
        <w:t>The ants of Nevada</w:t>
      </w:r>
      <w:r w:rsidRPr="00BC308D">
        <w:rPr>
          <w:sz w:val="20"/>
          <w:szCs w:val="20"/>
        </w:rPr>
        <w:t>.</w:t>
      </w:r>
      <w:proofErr w:type="gramEnd"/>
      <w:r w:rsidRPr="00BC308D">
        <w:rPr>
          <w:sz w:val="20"/>
          <w:szCs w:val="20"/>
        </w:rPr>
        <w:t xml:space="preserve"> Natural History Museum of Los Angeles County, Los Angeles, CA</w:t>
      </w:r>
    </w:p>
    <w:p w14:paraId="1A24E00C" w14:textId="77777777" w:rsidR="00E91371" w:rsidRPr="00BC308D" w:rsidRDefault="00BC308D">
      <w:pPr>
        <w:pStyle w:val="Bibliography"/>
        <w:rPr>
          <w:sz w:val="20"/>
          <w:szCs w:val="20"/>
        </w:rPr>
      </w:pPr>
      <w:r w:rsidRPr="00BC308D">
        <w:rPr>
          <w:sz w:val="20"/>
          <w:szCs w:val="20"/>
        </w:rPr>
        <w:t xml:space="preserve">Whittaker, R.H. 1960. </w:t>
      </w:r>
      <w:proofErr w:type="gramStart"/>
      <w:r w:rsidRPr="00BC308D">
        <w:rPr>
          <w:sz w:val="20"/>
          <w:szCs w:val="20"/>
        </w:rPr>
        <w:t>Vegetation of the Siskiyou Mountains, Oregon and California.</w:t>
      </w:r>
      <w:proofErr w:type="gramEnd"/>
      <w:r w:rsidRPr="00BC308D">
        <w:rPr>
          <w:sz w:val="20"/>
          <w:szCs w:val="20"/>
        </w:rPr>
        <w:t xml:space="preserve"> </w:t>
      </w:r>
      <w:r w:rsidRPr="00BC308D">
        <w:rPr>
          <w:i/>
          <w:sz w:val="20"/>
          <w:szCs w:val="20"/>
        </w:rPr>
        <w:t>Ecological Monographs</w:t>
      </w:r>
      <w:r w:rsidRPr="00BC308D">
        <w:rPr>
          <w:sz w:val="20"/>
          <w:szCs w:val="20"/>
        </w:rPr>
        <w:t xml:space="preserve"> </w:t>
      </w:r>
      <w:r w:rsidRPr="00BC308D">
        <w:rPr>
          <w:b/>
          <w:sz w:val="20"/>
          <w:szCs w:val="20"/>
        </w:rPr>
        <w:t>30</w:t>
      </w:r>
      <w:r w:rsidRPr="00BC308D">
        <w:rPr>
          <w:sz w:val="20"/>
          <w:szCs w:val="20"/>
        </w:rPr>
        <w:t>: 279–338</w:t>
      </w:r>
    </w:p>
    <w:p w14:paraId="13B3FC50" w14:textId="77777777" w:rsidR="00E91371" w:rsidRPr="00BC308D" w:rsidRDefault="00BC308D">
      <w:pPr>
        <w:pStyle w:val="Bibliography"/>
        <w:rPr>
          <w:sz w:val="20"/>
          <w:szCs w:val="20"/>
        </w:rPr>
      </w:pPr>
      <w:proofErr w:type="spellStart"/>
      <w:proofErr w:type="gramStart"/>
      <w:r w:rsidRPr="00BC308D">
        <w:rPr>
          <w:sz w:val="20"/>
          <w:szCs w:val="20"/>
        </w:rPr>
        <w:t>Willig</w:t>
      </w:r>
      <w:proofErr w:type="spellEnd"/>
      <w:r w:rsidRPr="00BC308D">
        <w:rPr>
          <w:sz w:val="20"/>
          <w:szCs w:val="20"/>
        </w:rPr>
        <w:t>, M., Kaufman, D., and Stevens, R. 2003.</w:t>
      </w:r>
      <w:proofErr w:type="gramEnd"/>
      <w:r w:rsidRPr="00BC308D">
        <w:rPr>
          <w:sz w:val="20"/>
          <w:szCs w:val="20"/>
        </w:rPr>
        <w:t xml:space="preserve"> Latitudinal gradients of biodiversity: Pattern, process, scale, and synthesis. </w:t>
      </w:r>
      <w:r w:rsidRPr="00BC308D">
        <w:rPr>
          <w:i/>
          <w:sz w:val="20"/>
          <w:szCs w:val="20"/>
        </w:rPr>
        <w:t>Annual Review of Ecology, Evolution, and Systematics</w:t>
      </w:r>
      <w:r w:rsidRPr="00BC308D">
        <w:rPr>
          <w:sz w:val="20"/>
          <w:szCs w:val="20"/>
        </w:rPr>
        <w:t xml:space="preserve"> </w:t>
      </w:r>
      <w:r w:rsidRPr="00BC308D">
        <w:rPr>
          <w:b/>
          <w:sz w:val="20"/>
          <w:szCs w:val="20"/>
        </w:rPr>
        <w:t>34</w:t>
      </w:r>
      <w:r w:rsidRPr="00BC308D">
        <w:rPr>
          <w:sz w:val="20"/>
          <w:szCs w:val="20"/>
        </w:rPr>
        <w:t>: 273–309</w:t>
      </w:r>
    </w:p>
    <w:p w14:paraId="7AE33544" w14:textId="77777777" w:rsidR="00E91371" w:rsidRPr="00BC308D" w:rsidRDefault="00BC308D">
      <w:pPr>
        <w:pStyle w:val="Bibliography"/>
        <w:rPr>
          <w:sz w:val="20"/>
          <w:szCs w:val="20"/>
        </w:rPr>
      </w:pPr>
      <w:r w:rsidRPr="00BC308D">
        <w:rPr>
          <w:sz w:val="20"/>
          <w:szCs w:val="20"/>
        </w:rPr>
        <w:t xml:space="preserve">Wilson, E.O. 1953. </w:t>
      </w:r>
      <w:proofErr w:type="gramStart"/>
      <w:r w:rsidRPr="00BC308D">
        <w:rPr>
          <w:sz w:val="20"/>
          <w:szCs w:val="20"/>
        </w:rPr>
        <w:t>The origin and evolution of polymorphism in ants.</w:t>
      </w:r>
      <w:proofErr w:type="gramEnd"/>
      <w:r w:rsidRPr="00BC308D">
        <w:rPr>
          <w:sz w:val="20"/>
          <w:szCs w:val="20"/>
        </w:rPr>
        <w:t xml:space="preserve"> </w:t>
      </w:r>
      <w:r w:rsidRPr="00BC308D">
        <w:rPr>
          <w:i/>
          <w:sz w:val="20"/>
          <w:szCs w:val="20"/>
        </w:rPr>
        <w:t>The Quarterly Review of Biology</w:t>
      </w:r>
      <w:r w:rsidRPr="00BC308D">
        <w:rPr>
          <w:sz w:val="20"/>
          <w:szCs w:val="20"/>
        </w:rPr>
        <w:t xml:space="preserve"> </w:t>
      </w:r>
      <w:r w:rsidRPr="00BC308D">
        <w:rPr>
          <w:b/>
          <w:sz w:val="20"/>
          <w:szCs w:val="20"/>
        </w:rPr>
        <w:t>28</w:t>
      </w:r>
      <w:r w:rsidRPr="00BC308D">
        <w:rPr>
          <w:sz w:val="20"/>
          <w:szCs w:val="20"/>
        </w:rPr>
        <w:t>: 136–156</w:t>
      </w:r>
    </w:p>
    <w:sectPr w:rsidR="00E91371" w:rsidRPr="00BC308D" w:rsidSect="00FF369E">
      <w:footerReference w:type="even" r:id="rId14"/>
      <w:footerReference w:type="default" r:id="rId15"/>
      <w:pgSz w:w="12240" w:h="15840"/>
      <w:pgMar w:top="1440" w:right="1797" w:bottom="1440" w:left="1797"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 w:author="Helen McCreery" w:date="2015-05-08T11:57:00Z" w:initials="HM">
    <w:p w14:paraId="0AC51A7B" w14:textId="566A40FF" w:rsidR="008918E9" w:rsidRDefault="008918E9">
      <w:pPr>
        <w:pStyle w:val="CommentText"/>
      </w:pPr>
      <w:r>
        <w:rPr>
          <w:rStyle w:val="CommentReference"/>
        </w:rPr>
        <w:annotationRef/>
      </w:r>
      <w:r>
        <w:t xml:space="preserve">I really like the opening and framing in the whole intro. </w:t>
      </w:r>
    </w:p>
  </w:comment>
  <w:comment w:id="3" w:author="Helen McCreery" w:date="2015-05-08T10:34:00Z" w:initials="HM">
    <w:p w14:paraId="6083C084" w14:textId="003E74EB" w:rsidR="00D4054E" w:rsidRDefault="00D4054E">
      <w:pPr>
        <w:pStyle w:val="CommentText"/>
      </w:pPr>
      <w:r>
        <w:rPr>
          <w:rStyle w:val="CommentReference"/>
        </w:rPr>
        <w:annotationRef/>
      </w:r>
      <w:r>
        <w:t xml:space="preserve">I almost think this could use a citation? But not crucial if there isn’t one handy. </w:t>
      </w:r>
    </w:p>
  </w:comment>
  <w:comment w:id="4" w:author="Helen McCreery" w:date="2015-05-08T10:34:00Z" w:initials="HM">
    <w:p w14:paraId="3991CAE7" w14:textId="60354880" w:rsidR="00D4054E" w:rsidRDefault="00D4054E">
      <w:pPr>
        <w:pStyle w:val="CommentText"/>
      </w:pPr>
      <w:r>
        <w:rPr>
          <w:rStyle w:val="CommentReference"/>
        </w:rPr>
        <w:annotationRef/>
      </w:r>
      <w:r>
        <w:t>Are there metrics for which they’re not incredibly diverse? (Maybe so, I’m actually just curious.)</w:t>
      </w:r>
    </w:p>
  </w:comment>
  <w:comment w:id="6" w:author="Helen McCreery" w:date="2015-05-08T10:40:00Z" w:initials="HM">
    <w:p w14:paraId="66E9510A" w14:textId="7A830E3F" w:rsidR="00D4054E" w:rsidRDefault="00D4054E">
      <w:pPr>
        <w:pStyle w:val="CommentText"/>
      </w:pPr>
      <w:r>
        <w:rPr>
          <w:rStyle w:val="CommentReference"/>
        </w:rPr>
        <w:annotationRef/>
      </w:r>
      <w:r>
        <w:t xml:space="preserve">I’m not sure I know what you mean by this. Are they discrete because they just look at a few elevations? Just a few transects? What’s the alternative? </w:t>
      </w:r>
    </w:p>
  </w:comment>
  <w:comment w:id="7" w:author="Helen McCreery" w:date="2015-05-08T10:41:00Z" w:initials="HM">
    <w:p w14:paraId="7368FBFD" w14:textId="271CEF66" w:rsidR="00D4054E" w:rsidRDefault="00D4054E">
      <w:pPr>
        <w:pStyle w:val="CommentText"/>
      </w:pPr>
      <w:r>
        <w:rPr>
          <w:rStyle w:val="CommentReference"/>
        </w:rPr>
        <w:annotationRef/>
      </w:r>
      <w:r>
        <w:t xml:space="preserve">Is this just regarding the datasets at regional scales? It seems like maybe it’s more about the first type of dataset, in which case I think I’d move it up to that part of the paragraph. </w:t>
      </w:r>
    </w:p>
  </w:comment>
  <w:comment w:id="8" w:author="Helen McCreery" w:date="2015-05-08T10:56:00Z" w:initials="HM">
    <w:p w14:paraId="447545C6" w14:textId="23F6B918" w:rsidR="00D4054E" w:rsidRDefault="00D4054E">
      <w:pPr>
        <w:pStyle w:val="CommentText"/>
      </w:pPr>
      <w:r>
        <w:rPr>
          <w:rStyle w:val="CommentReference"/>
        </w:rPr>
        <w:annotationRef/>
      </w:r>
      <w:r>
        <w:t xml:space="preserve">By this do you mean the 16? At some point you may want to say something like “I therefore restricted my analysis to these 16 datasets” since otherwise it doesn’t come up till results.  </w:t>
      </w:r>
    </w:p>
  </w:comment>
  <w:comment w:id="9" w:author="Helen McCreery" w:date="2015-05-08T11:56:00Z" w:initials="HM">
    <w:p w14:paraId="5EEB4EE4" w14:textId="08ADFA6E" w:rsidR="00D4054E" w:rsidRDefault="00D4054E" w:rsidP="004800FD">
      <w:pPr>
        <w:pStyle w:val="CommentText"/>
      </w:pPr>
      <w:r>
        <w:rPr>
          <w:rStyle w:val="CommentReference"/>
        </w:rPr>
        <w:annotationRef/>
      </w:r>
      <w:r>
        <w:t>Did you ever have a case where it seemed to not fit one of these patterns? If not I might say that they all fit into these</w:t>
      </w:r>
      <w:r w:rsidR="004800FD">
        <w:t xml:space="preserve"> in case people wonder about other possibilities.</w:t>
      </w:r>
    </w:p>
  </w:comment>
  <w:comment w:id="11" w:author="Helen McCreery" w:date="2015-05-08T10:47:00Z" w:initials="HM">
    <w:p w14:paraId="0547AE7B" w14:textId="272F1B8C" w:rsidR="00D4054E" w:rsidRDefault="00D4054E">
      <w:pPr>
        <w:pStyle w:val="CommentText"/>
      </w:pPr>
      <w:ins w:id="13" w:author="Helen McCreery" w:date="2015-05-08T10:47:00Z">
        <w:r>
          <w:rPr>
            <w:rStyle w:val="CommentReference"/>
          </w:rPr>
          <w:annotationRef/>
        </w:r>
      </w:ins>
      <w:r>
        <w:t xml:space="preserve">I added this because otherwise it sort of sounds like species A is only found at 8,743.5 feet, for example. </w:t>
      </w:r>
    </w:p>
  </w:comment>
  <w:comment w:id="14" w:author="Helen McCreery" w:date="2015-05-08T10:51:00Z" w:initials="HM">
    <w:p w14:paraId="78356161" w14:textId="2B0B2C26" w:rsidR="00D4054E" w:rsidRDefault="00D4054E">
      <w:pPr>
        <w:pStyle w:val="CommentText"/>
      </w:pPr>
      <w:r>
        <w:rPr>
          <w:rStyle w:val="CommentReference"/>
        </w:rPr>
        <w:annotationRef/>
      </w:r>
      <w:r>
        <w:t xml:space="preserve">This transition is a little sharp. You’re talking about species range sizes and then gradient sizes. It makes sense that they’ be related but I’m not sure right away what the connection is. </w:t>
      </w:r>
    </w:p>
  </w:comment>
  <w:comment w:id="15" w:author="Helen McCreery" w:date="2015-05-08T10:55:00Z" w:initials="HM">
    <w:p w14:paraId="0E641697" w14:textId="6C60E464" w:rsidR="00D4054E" w:rsidRDefault="00D4054E">
      <w:pPr>
        <w:pStyle w:val="CommentText"/>
      </w:pPr>
      <w:r>
        <w:rPr>
          <w:rStyle w:val="CommentReference"/>
        </w:rPr>
        <w:annotationRef/>
      </w:r>
      <w:r>
        <w:t xml:space="preserve">These are means among the species found at that gradient? So, did you take all the species found along the whole gradient and take the mean of their range sizes? </w:t>
      </w:r>
    </w:p>
  </w:comment>
  <w:comment w:id="16" w:author="Helen McCreery" w:date="2015-05-08T10:59:00Z" w:initials="HM">
    <w:p w14:paraId="13DF53DD" w14:textId="459D4954" w:rsidR="00D4054E" w:rsidRDefault="00D4054E">
      <w:pPr>
        <w:pStyle w:val="CommentText"/>
      </w:pPr>
      <w:r>
        <w:rPr>
          <w:rStyle w:val="CommentReference"/>
        </w:rPr>
        <w:annotationRef/>
      </w:r>
      <w:r>
        <w:t xml:space="preserve">It wasn’t until this point that I fully realized the truncation thing was for the purpose of testing the latitude-range size relationship. So now all the transition above makes more sense too. It’s all in context and makes sense but you may want to make this more explicit earlier for people who are a little slow like me… </w:t>
      </w:r>
    </w:p>
  </w:comment>
  <w:comment w:id="17" w:author="Helen McCreery" w:date="2015-05-08T10:56:00Z" w:initials="HM">
    <w:p w14:paraId="23AC2241" w14:textId="5A41D212" w:rsidR="00D4054E" w:rsidRDefault="00D4054E">
      <w:pPr>
        <w:pStyle w:val="CommentText"/>
      </w:pPr>
      <w:r>
        <w:rPr>
          <w:rStyle w:val="CommentReference"/>
        </w:rPr>
        <w:annotationRef/>
      </w:r>
      <w:r>
        <w:t>Cool!</w:t>
      </w:r>
    </w:p>
  </w:comment>
  <w:comment w:id="18" w:author="Helen McCreery" w:date="2015-05-08T11:01:00Z" w:initials="HM">
    <w:p w14:paraId="3BAA1D5D" w14:textId="3ADE0996" w:rsidR="00D4054E" w:rsidRDefault="00D4054E">
      <w:pPr>
        <w:pStyle w:val="CommentText"/>
      </w:pPr>
      <w:r>
        <w:rPr>
          <w:rStyle w:val="CommentReference"/>
        </w:rPr>
        <w:annotationRef/>
      </w:r>
      <w:r>
        <w:t>Should this be smaller?</w:t>
      </w:r>
    </w:p>
  </w:comment>
  <w:comment w:id="19" w:author="Helen McCreery" w:date="2015-05-08T11:03:00Z" w:initials="HM">
    <w:p w14:paraId="7929EF69" w14:textId="77777777" w:rsidR="00D4054E" w:rsidRDefault="00D4054E">
      <w:pPr>
        <w:pStyle w:val="CommentText"/>
      </w:pPr>
      <w:r>
        <w:rPr>
          <w:rStyle w:val="CommentReference"/>
        </w:rPr>
        <w:annotationRef/>
      </w:r>
      <w:r>
        <w:t>Figure comments:</w:t>
      </w:r>
    </w:p>
    <w:p w14:paraId="2D5A1A7A" w14:textId="78F25CF1" w:rsidR="00D4054E" w:rsidRDefault="00D4054E" w:rsidP="003F27FA">
      <w:pPr>
        <w:pStyle w:val="CommentText"/>
        <w:numPr>
          <w:ilvl w:val="0"/>
          <w:numId w:val="4"/>
        </w:numPr>
      </w:pPr>
      <w:r>
        <w:t xml:space="preserve"> </w:t>
      </w:r>
      <w:proofErr w:type="gramStart"/>
      <w:r>
        <w:t>presumably</w:t>
      </w:r>
      <w:proofErr w:type="gramEnd"/>
      <w:r>
        <w:t xml:space="preserve"> (a) is for all gradients? </w:t>
      </w:r>
    </w:p>
    <w:p w14:paraId="6DC453F3" w14:textId="1C13F3C6" w:rsidR="00D4054E" w:rsidRDefault="00D4054E" w:rsidP="003F27FA">
      <w:pPr>
        <w:pStyle w:val="CommentText"/>
        <w:numPr>
          <w:ilvl w:val="0"/>
          <w:numId w:val="4"/>
        </w:numPr>
      </w:pPr>
      <w:r>
        <w:t xml:space="preserve"> Interesting that the medians always seem to be more extreme than the means on either side! </w:t>
      </w:r>
    </w:p>
  </w:comment>
  <w:comment w:id="21" w:author="Helen McCreery" w:date="2015-05-08T11:04:00Z" w:initials="HM">
    <w:p w14:paraId="5FD1AC40" w14:textId="29650614" w:rsidR="00D4054E" w:rsidRDefault="00D4054E">
      <w:pPr>
        <w:pStyle w:val="CommentText"/>
      </w:pPr>
      <w:ins w:id="22" w:author="Helen McCreery" w:date="2015-05-08T11:04:00Z">
        <w:r>
          <w:rPr>
            <w:rStyle w:val="CommentReference"/>
          </w:rPr>
          <w:annotationRef/>
        </w:r>
      </w:ins>
      <w:r>
        <w:t>Since you were just talking about other taxa altogether</w:t>
      </w:r>
    </w:p>
  </w:comment>
  <w:comment w:id="24" w:author="Helen McCreery" w:date="2015-05-08T11:07:00Z" w:initials="HM">
    <w:p w14:paraId="172DBB67" w14:textId="09ADB3B7" w:rsidR="00D4054E" w:rsidRDefault="00D4054E">
      <w:pPr>
        <w:pStyle w:val="CommentText"/>
      </w:pPr>
      <w:r>
        <w:rPr>
          <w:rStyle w:val="CommentReference"/>
        </w:rPr>
        <w:annotationRef/>
      </w:r>
      <w:r>
        <w:t xml:space="preserve">Consider writing acronym out the first time? I guess that depends on what </w:t>
      </w:r>
      <w:proofErr w:type="spellStart"/>
      <w:r>
        <w:t>Insectes</w:t>
      </w:r>
      <w:proofErr w:type="spellEnd"/>
      <w:r>
        <w:t xml:space="preserve"> </w:t>
      </w:r>
      <w:proofErr w:type="spellStart"/>
      <w:r>
        <w:t>Sociaux</w:t>
      </w:r>
      <w:proofErr w:type="spellEnd"/>
      <w:r>
        <w:t xml:space="preserve"> wants to do. </w:t>
      </w:r>
    </w:p>
  </w:comment>
  <w:comment w:id="26" w:author="Helen McCreery" w:date="2015-05-08T11:08:00Z" w:initials="HM">
    <w:p w14:paraId="782DE204" w14:textId="7106BF7B" w:rsidR="00D4054E" w:rsidRDefault="00D4054E">
      <w:pPr>
        <w:pStyle w:val="CommentText"/>
      </w:pPr>
      <w:r>
        <w:rPr>
          <w:rStyle w:val="CommentReference"/>
        </w:rPr>
        <w:annotationRef/>
      </w:r>
      <w:r>
        <w:t>Nice transition!</w:t>
      </w:r>
    </w:p>
  </w:comment>
  <w:comment w:id="31" w:author="Helen McCreery" w:date="2015-05-08T11:22:00Z" w:initials="HM">
    <w:p w14:paraId="29B597EE" w14:textId="002B7025" w:rsidR="00D4054E" w:rsidRDefault="00D4054E">
      <w:pPr>
        <w:pStyle w:val="CommentText"/>
      </w:pPr>
      <w:r>
        <w:rPr>
          <w:rStyle w:val="CommentReference"/>
        </w:rPr>
        <w:annotationRef/>
      </w:r>
      <w:r>
        <w:t xml:space="preserve">Was this part of the stuff using the </w:t>
      </w:r>
      <w:proofErr w:type="spellStart"/>
      <w:r>
        <w:t>Sørensen</w:t>
      </w:r>
      <w:proofErr w:type="spellEnd"/>
      <w:r>
        <w:t>-family metrics? I guess I was expecting to see an equation for beta at this narrower spatial scale since you showed one for the gradient-wide scale. Maybe just clarify a little.</w:t>
      </w:r>
    </w:p>
    <w:p w14:paraId="7F1DB779" w14:textId="77777777" w:rsidR="00D4054E" w:rsidRDefault="00D4054E">
      <w:pPr>
        <w:pStyle w:val="CommentText"/>
      </w:pPr>
    </w:p>
    <w:p w14:paraId="2A3F7DA0" w14:textId="44C4CC08" w:rsidR="00D4054E" w:rsidRDefault="00D4054E">
      <w:pPr>
        <w:pStyle w:val="CommentText"/>
      </w:pPr>
      <w:r>
        <w:t xml:space="preserve">Also, these results aren’t in the figures, right? The figures are all for the gradient-wide stuff? I found myself wondering what these results really look like. </w:t>
      </w:r>
    </w:p>
  </w:comment>
  <w:comment w:id="33" w:author="Helen McCreery" w:date="2015-05-08T11:23:00Z" w:initials="HM">
    <w:p w14:paraId="05003465" w14:textId="22F3B33D" w:rsidR="00D4054E" w:rsidRPr="00615184" w:rsidRDefault="00D4054E">
      <w:pPr>
        <w:pStyle w:val="CommentText"/>
      </w:pPr>
      <w:r>
        <w:rPr>
          <w:rStyle w:val="CommentReference"/>
        </w:rPr>
        <w:annotationRef/>
      </w:r>
      <w:r>
        <w:t xml:space="preserve">Figure 3: is it annoying to actually put </w:t>
      </w:r>
      <w:r>
        <w:rPr>
          <w:rFonts w:cs="Times New Roman"/>
        </w:rPr>
        <w:t>β</w:t>
      </w:r>
      <w:proofErr w:type="spellStart"/>
      <w:r w:rsidRPr="00615184">
        <w:rPr>
          <w:sz w:val="36"/>
          <w:szCs w:val="36"/>
        </w:rPr>
        <w:t>st</w:t>
      </w:r>
      <w:proofErr w:type="spellEnd"/>
      <w:r>
        <w:t xml:space="preserve"> in the axis title? That’s still what it is, right? </w:t>
      </w:r>
    </w:p>
  </w:comment>
  <w:comment w:id="34" w:author="Helen McCreery" w:date="2015-05-08T11:29:00Z" w:initials="HM">
    <w:p w14:paraId="20E5BE4F" w14:textId="761526F4" w:rsidR="00D4054E" w:rsidRDefault="00D4054E">
      <w:pPr>
        <w:pStyle w:val="CommentText"/>
      </w:pPr>
      <w:r>
        <w:rPr>
          <w:rStyle w:val="CommentReference"/>
        </w:rPr>
        <w:annotationRef/>
      </w:r>
      <w:r>
        <w:t xml:space="preserve">I have the same comment as above about these results. You don’t necessarily need to add a figure, but is there any metric you can just state to discuss this quantitatively? </w:t>
      </w:r>
    </w:p>
  </w:comment>
  <w:comment w:id="38" w:author="Helen McCreery" w:date="2015-05-08T11:34:00Z" w:initials="HM">
    <w:p w14:paraId="0CDCB045" w14:textId="77777777" w:rsidR="00D4054E" w:rsidRDefault="00D4054E">
      <w:pPr>
        <w:pStyle w:val="CommentText"/>
      </w:pPr>
      <w:r>
        <w:rPr>
          <w:rStyle w:val="CommentReference"/>
        </w:rPr>
        <w:annotationRef/>
      </w:r>
      <w:r>
        <w:t xml:space="preserve">So you used 16 above and 20 here? I’m sure there’s a great reason for that, but I think you should explain it more clearly, probably in the “datasets” section above. </w:t>
      </w:r>
    </w:p>
    <w:p w14:paraId="45097559" w14:textId="77777777" w:rsidR="00D4054E" w:rsidRDefault="00D4054E">
      <w:pPr>
        <w:pStyle w:val="CommentText"/>
      </w:pPr>
    </w:p>
    <w:p w14:paraId="4D7CC494" w14:textId="2B6D119C" w:rsidR="00D4054E" w:rsidRDefault="00D4054E">
      <w:pPr>
        <w:pStyle w:val="CommentText"/>
      </w:pPr>
      <w:r>
        <w:t>Actually, now that I’ve gone back and re-read that paragraph in the datasets section, it’s totally obvious why you used the group of 16 above and the group of 20 for this, but it still might be better to be more explicit.</w:t>
      </w:r>
    </w:p>
  </w:comment>
  <w:comment w:id="39" w:author="Helen McCreery" w:date="2015-05-08T11:35:00Z" w:initials="HM">
    <w:p w14:paraId="14504F6A" w14:textId="1EE6385F" w:rsidR="00D4054E" w:rsidRDefault="00D4054E">
      <w:pPr>
        <w:pStyle w:val="CommentText"/>
      </w:pPr>
      <w:r>
        <w:rPr>
          <w:rStyle w:val="CommentReference"/>
        </w:rPr>
        <w:annotationRef/>
      </w:r>
      <w:r>
        <w:t xml:space="preserve">Is the appendix with the list of datasets going to say how you classified each? </w:t>
      </w:r>
    </w:p>
  </w:comment>
  <w:comment w:id="41" w:author="Helen McCreery" w:date="2015-05-08T11:41:00Z" w:initials="HM">
    <w:p w14:paraId="515F9B7F" w14:textId="0E2EE90C" w:rsidR="00D4054E" w:rsidRDefault="00D4054E">
      <w:pPr>
        <w:pStyle w:val="CommentText"/>
      </w:pPr>
      <w:r>
        <w:rPr>
          <w:rStyle w:val="CommentReference"/>
        </w:rPr>
        <w:annotationRef/>
      </w:r>
      <w:r>
        <w:t xml:space="preserve">Are these 6x2 contingency tables? </w:t>
      </w:r>
    </w:p>
  </w:comment>
  <w:comment w:id="42" w:author="Helen McCreery" w:date="2015-05-08T11:47:00Z" w:initials="HM">
    <w:p w14:paraId="4DB0951F" w14:textId="778DD9BC" w:rsidR="00D4054E" w:rsidRPr="001B0DEC" w:rsidRDefault="00D4054E">
      <w:pPr>
        <w:pStyle w:val="CommentText"/>
      </w:pPr>
      <w:r>
        <w:rPr>
          <w:rStyle w:val="CommentReference"/>
        </w:rPr>
        <w:annotationRef/>
      </w:r>
      <w:r>
        <w:t>Mean? of R</w:t>
      </w:r>
      <w:r>
        <w:rPr>
          <w:vertAlign w:val="superscript"/>
        </w:rPr>
        <w:t xml:space="preserve">2 </w:t>
      </w:r>
      <w:r>
        <w:t xml:space="preserve">for a bunch of correlations? Is it one correlation per gradient? You use this a bunch, maybe just clarify the first time.  </w:t>
      </w:r>
    </w:p>
  </w:comment>
  <w:comment w:id="47" w:author="Helen McCreery" w:date="2015-05-08T11:54:00Z" w:initials="HM">
    <w:p w14:paraId="7238EE2B" w14:textId="58985425" w:rsidR="00D4054E" w:rsidRDefault="00D4054E" w:rsidP="00D4054E">
      <w:pPr>
        <w:pStyle w:val="CommentText"/>
      </w:pPr>
      <w:r>
        <w:rPr>
          <w:rStyle w:val="CommentReference"/>
        </w:rPr>
        <w:annotationRef/>
      </w:r>
      <w:r>
        <w:t xml:space="preserve">I didn’t realize till this sentence this possibility is why you would look at dominant species. I still thought it was interesting before then, but may want to frame it as an important part of the analysis. </w:t>
      </w:r>
    </w:p>
  </w:comment>
  <w:comment w:id="50" w:author="Helen McCreery" w:date="2015-05-08T11:51:00Z" w:initials="HM">
    <w:p w14:paraId="04A72498" w14:textId="6D24BCC0" w:rsidR="00D4054E" w:rsidRDefault="00D4054E">
      <w:pPr>
        <w:pStyle w:val="CommentText"/>
      </w:pPr>
      <w:r>
        <w:rPr>
          <w:rStyle w:val="CommentReference"/>
        </w:rPr>
        <w:annotationRef/>
      </w:r>
      <w:r>
        <w:t>This is a cool finding!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46216F6" w14:textId="77777777" w:rsidR="00D4054E" w:rsidRDefault="00D4054E" w:rsidP="00133AD0">
      <w:r>
        <w:separator/>
      </w:r>
    </w:p>
  </w:endnote>
  <w:endnote w:type="continuationSeparator" w:id="0">
    <w:p w14:paraId="613CC367" w14:textId="77777777" w:rsidR="00D4054E" w:rsidRDefault="00D4054E" w:rsidP="00133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8A2833" w14:textId="77777777" w:rsidR="00D4054E" w:rsidRDefault="00D4054E" w:rsidP="006D12E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0689E" w14:textId="77777777" w:rsidR="00D4054E" w:rsidRDefault="00D4054E" w:rsidP="00133AD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03626" w14:textId="77777777" w:rsidR="00D4054E" w:rsidRDefault="00D4054E" w:rsidP="006D12E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918E9">
      <w:rPr>
        <w:rStyle w:val="PageNumber"/>
        <w:noProof/>
      </w:rPr>
      <w:t>1</w:t>
    </w:r>
    <w:r>
      <w:rPr>
        <w:rStyle w:val="PageNumber"/>
      </w:rPr>
      <w:fldChar w:fldCharType="end"/>
    </w:r>
  </w:p>
  <w:p w14:paraId="6C224BBB" w14:textId="77777777" w:rsidR="00D4054E" w:rsidRDefault="00D4054E" w:rsidP="00133AD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2471A22" w14:textId="77777777" w:rsidR="00D4054E" w:rsidRDefault="00D4054E" w:rsidP="00133AD0">
      <w:r>
        <w:separator/>
      </w:r>
    </w:p>
  </w:footnote>
  <w:footnote w:type="continuationSeparator" w:id="0">
    <w:p w14:paraId="0E57B7B6" w14:textId="77777777" w:rsidR="00D4054E" w:rsidRDefault="00D4054E" w:rsidP="00133AD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8B47E24B"/>
    <w:multiLevelType w:val="multilevel"/>
    <w:tmpl w:val="2064E8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EE6AD6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5EDEE17B"/>
    <w:multiLevelType w:val="multilevel"/>
    <w:tmpl w:val="52982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634B1157"/>
    <w:multiLevelType w:val="hybridMultilevel"/>
    <w:tmpl w:val="3502D764"/>
    <w:lvl w:ilvl="0" w:tplc="44F03FD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60648"/>
    <w:rsid w:val="000C1167"/>
    <w:rsid w:val="00133AD0"/>
    <w:rsid w:val="001B0DEC"/>
    <w:rsid w:val="002A502F"/>
    <w:rsid w:val="003A2C7D"/>
    <w:rsid w:val="003F27FA"/>
    <w:rsid w:val="0045067D"/>
    <w:rsid w:val="004800FD"/>
    <w:rsid w:val="004D3E72"/>
    <w:rsid w:val="004E29B3"/>
    <w:rsid w:val="005612A9"/>
    <w:rsid w:val="00590D07"/>
    <w:rsid w:val="005943DA"/>
    <w:rsid w:val="00615184"/>
    <w:rsid w:val="00632423"/>
    <w:rsid w:val="006A658A"/>
    <w:rsid w:val="006D12EC"/>
    <w:rsid w:val="0075232C"/>
    <w:rsid w:val="00784D58"/>
    <w:rsid w:val="008918E9"/>
    <w:rsid w:val="008D6863"/>
    <w:rsid w:val="00B71D89"/>
    <w:rsid w:val="00B86B75"/>
    <w:rsid w:val="00BB2AC9"/>
    <w:rsid w:val="00BC308D"/>
    <w:rsid w:val="00BC48D5"/>
    <w:rsid w:val="00C36279"/>
    <w:rsid w:val="00CF7448"/>
    <w:rsid w:val="00D374B7"/>
    <w:rsid w:val="00D4054E"/>
    <w:rsid w:val="00E315A3"/>
    <w:rsid w:val="00E91371"/>
    <w:rsid w:val="00EC36F1"/>
    <w:rsid w:val="00FD4A68"/>
    <w:rsid w:val="00FF369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7CA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86108"/>
    <w:pPr>
      <w:spacing w:after="0"/>
      <w:ind w:firstLine="567"/>
    </w:pPr>
    <w:rPr>
      <w:rFonts w:ascii="Times New Roman" w:hAnsi="Times New Roman"/>
    </w:rPr>
  </w:style>
  <w:style w:type="paragraph" w:styleId="Heading1">
    <w:name w:val="heading 1"/>
    <w:basedOn w:val="Normal"/>
    <w:next w:val="Normal"/>
    <w:autoRedefine/>
    <w:uiPriority w:val="9"/>
    <w:qFormat/>
    <w:rsid w:val="00D86108"/>
    <w:pPr>
      <w:keepNext/>
      <w:keepLines/>
      <w:spacing w:before="240" w:after="120"/>
      <w:ind w:firstLine="0"/>
      <w:outlineLvl w:val="0"/>
    </w:pPr>
    <w:rPr>
      <w:rFonts w:eastAsiaTheme="majorEastAsia" w:cstheme="majorBidi"/>
      <w:b/>
      <w:bCs/>
      <w:color w:val="0D0D0D" w:themeColor="text1" w:themeTint="F2"/>
      <w:sz w:val="28"/>
      <w:szCs w:val="32"/>
    </w:rPr>
  </w:style>
  <w:style w:type="paragraph" w:styleId="Heading2">
    <w:name w:val="heading 2"/>
    <w:basedOn w:val="Normal"/>
    <w:next w:val="Normal"/>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autoRedefine/>
    <w:uiPriority w:val="9"/>
    <w:unhideWhenUsed/>
    <w:qFormat/>
    <w:rsid w:val="008D1A26"/>
    <w:pPr>
      <w:keepNext/>
      <w:keepLines/>
      <w:spacing w:before="120" w:after="120"/>
      <w:ind w:firstLine="0"/>
      <w:outlineLvl w:val="2"/>
    </w:pPr>
    <w:rPr>
      <w:rFonts w:eastAsiaTheme="majorEastAsia" w:cstheme="majorBidi"/>
      <w:b/>
      <w:bCs/>
      <w:i/>
      <w:color w:val="0D0D0D" w:themeColor="text1" w:themeTint="F2"/>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autoRedefine/>
    <w:qFormat/>
    <w:rsid w:val="00DB5B22"/>
    <w:pPr>
      <w:ind w:left="284" w:hanging="284"/>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wordWrap w:val="0"/>
    </w:pPr>
  </w:style>
  <w:style w:type="character" w:customStyle="1" w:styleId="KeywordTok0">
    <w:name w:val="KeywordTok"/>
    <w:basedOn w:val="VerbatimChar"/>
    <w:rPr>
      <w:rFonts w:ascii="Consolas" w:hAnsi="Consolas"/>
      <w:b/>
      <w:color w:val="007020"/>
      <w:sz w:val="22"/>
    </w:rPr>
  </w:style>
  <w:style w:type="character" w:customStyle="1" w:styleId="DataTypeTok0">
    <w:name w:val="DataTypeTok"/>
    <w:basedOn w:val="VerbatimChar"/>
    <w:rPr>
      <w:rFonts w:ascii="Consolas" w:hAnsi="Consolas"/>
      <w:color w:val="902000"/>
      <w:sz w:val="22"/>
    </w:rPr>
  </w:style>
  <w:style w:type="character" w:customStyle="1" w:styleId="DecValTok0">
    <w:name w:val="DecValTok"/>
    <w:basedOn w:val="VerbatimChar"/>
    <w:rPr>
      <w:rFonts w:ascii="Consolas" w:hAnsi="Consolas"/>
      <w:color w:val="40A070"/>
      <w:sz w:val="22"/>
    </w:rPr>
  </w:style>
  <w:style w:type="character" w:customStyle="1" w:styleId="BaseNTok0">
    <w:name w:val="BaseNTok"/>
    <w:basedOn w:val="VerbatimChar"/>
    <w:rPr>
      <w:rFonts w:ascii="Consolas" w:hAnsi="Consolas"/>
      <w:color w:val="40A070"/>
      <w:sz w:val="22"/>
    </w:rPr>
  </w:style>
  <w:style w:type="character" w:customStyle="1" w:styleId="FloatTok0">
    <w:name w:val="FloatTok"/>
    <w:basedOn w:val="VerbatimChar"/>
    <w:rPr>
      <w:rFonts w:ascii="Consolas" w:hAnsi="Consolas"/>
      <w:color w:val="40A070"/>
      <w:sz w:val="22"/>
    </w:rPr>
  </w:style>
  <w:style w:type="character" w:customStyle="1" w:styleId="CharTok0">
    <w:name w:val="CharTok"/>
    <w:basedOn w:val="VerbatimChar"/>
    <w:rPr>
      <w:rFonts w:ascii="Consolas" w:hAnsi="Consolas"/>
      <w:color w:val="4070A0"/>
      <w:sz w:val="22"/>
    </w:rPr>
  </w:style>
  <w:style w:type="character" w:customStyle="1" w:styleId="StringTok0">
    <w:name w:val="StringTok"/>
    <w:basedOn w:val="VerbatimChar"/>
    <w:rPr>
      <w:rFonts w:ascii="Consolas" w:hAnsi="Consolas"/>
      <w:color w:val="4070A0"/>
      <w:sz w:val="22"/>
    </w:rPr>
  </w:style>
  <w:style w:type="character" w:customStyle="1" w:styleId="CommentTok0">
    <w:name w:val="CommentTok"/>
    <w:basedOn w:val="VerbatimChar"/>
    <w:rPr>
      <w:rFonts w:ascii="Consolas" w:hAnsi="Consolas"/>
      <w:i/>
      <w:color w:val="60A0B0"/>
      <w:sz w:val="22"/>
    </w:rPr>
  </w:style>
  <w:style w:type="character" w:customStyle="1" w:styleId="OtherTok0">
    <w:name w:val="OtherTok"/>
    <w:basedOn w:val="VerbatimChar"/>
    <w:rPr>
      <w:rFonts w:ascii="Consolas" w:hAnsi="Consolas"/>
      <w:color w:val="007020"/>
      <w:sz w:val="22"/>
    </w:rPr>
  </w:style>
  <w:style w:type="character" w:customStyle="1" w:styleId="AlertTok0">
    <w:name w:val="AlertTok"/>
    <w:basedOn w:val="VerbatimChar"/>
    <w:rPr>
      <w:rFonts w:ascii="Consolas" w:hAnsi="Consolas"/>
      <w:b/>
      <w:color w:val="FF0000"/>
      <w:sz w:val="22"/>
    </w:rPr>
  </w:style>
  <w:style w:type="character" w:customStyle="1" w:styleId="FunctionTok0">
    <w:name w:val="FunctionTok"/>
    <w:basedOn w:val="VerbatimChar"/>
    <w:rPr>
      <w:rFonts w:ascii="Consolas" w:hAnsi="Consolas"/>
      <w:color w:val="06287E"/>
      <w:sz w:val="22"/>
    </w:rPr>
  </w:style>
  <w:style w:type="character" w:customStyle="1" w:styleId="RegionMarkerTok0">
    <w:name w:val="RegionMarkerTok"/>
    <w:basedOn w:val="VerbatimChar"/>
    <w:rPr>
      <w:rFonts w:ascii="Consolas" w:hAnsi="Consolas"/>
      <w:sz w:val="22"/>
    </w:rPr>
  </w:style>
  <w:style w:type="character" w:customStyle="1" w:styleId="ErrorTok0">
    <w:name w:val="ErrorTok"/>
    <w:basedOn w:val="VerbatimChar"/>
    <w:rPr>
      <w:rFonts w:ascii="Consolas" w:hAnsi="Consolas"/>
      <w:b/>
      <w:color w:val="FF0000"/>
      <w:sz w:val="22"/>
    </w:rPr>
  </w:style>
  <w:style w:type="character" w:customStyle="1" w:styleId="NormalTok0">
    <w:name w:val="NormalTok"/>
    <w:basedOn w:val="VerbatimChar"/>
    <w:rPr>
      <w:rFonts w:ascii="Consolas" w:hAnsi="Consolas"/>
      <w:sz w:val="22"/>
    </w:rPr>
  </w:style>
  <w:style w:type="paragraph" w:styleId="BalloonText">
    <w:name w:val="Balloon Text"/>
    <w:basedOn w:val="Normal"/>
    <w:link w:val="BalloonTextChar"/>
    <w:rsid w:val="00372B39"/>
    <w:rPr>
      <w:rFonts w:ascii="Lucida Grande" w:hAnsi="Lucida Grande" w:cs="Lucida Grande"/>
      <w:sz w:val="18"/>
      <w:szCs w:val="18"/>
    </w:rPr>
  </w:style>
  <w:style w:type="character" w:customStyle="1" w:styleId="BalloonTextChar">
    <w:name w:val="Balloon Text Char"/>
    <w:basedOn w:val="DefaultParagraphFont"/>
    <w:link w:val="BalloonText"/>
    <w:rsid w:val="00372B39"/>
    <w:rPr>
      <w:rFonts w:ascii="Lucida Grande" w:hAnsi="Lucida Grande" w:cs="Lucida Grande"/>
      <w:sz w:val="18"/>
      <w:szCs w:val="18"/>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character" w:styleId="LineNumber">
    <w:name w:val="line number"/>
    <w:basedOn w:val="DefaultParagraphFont"/>
    <w:rsid w:val="00FF369E"/>
  </w:style>
  <w:style w:type="paragraph" w:styleId="Footer">
    <w:name w:val="footer"/>
    <w:basedOn w:val="Normal"/>
    <w:link w:val="FooterChar"/>
    <w:rsid w:val="00133AD0"/>
    <w:pPr>
      <w:tabs>
        <w:tab w:val="center" w:pos="4320"/>
        <w:tab w:val="right" w:pos="8640"/>
      </w:tabs>
    </w:pPr>
  </w:style>
  <w:style w:type="character" w:customStyle="1" w:styleId="FooterChar">
    <w:name w:val="Footer Char"/>
    <w:basedOn w:val="DefaultParagraphFont"/>
    <w:link w:val="Footer"/>
    <w:rsid w:val="00133AD0"/>
    <w:rPr>
      <w:rFonts w:ascii="Times New Roman" w:hAnsi="Times New Roman"/>
    </w:rPr>
  </w:style>
  <w:style w:type="character" w:styleId="PageNumber">
    <w:name w:val="page number"/>
    <w:basedOn w:val="DefaultParagraphFont"/>
    <w:rsid w:val="00133AD0"/>
  </w:style>
  <w:style w:type="character" w:styleId="CommentReference">
    <w:name w:val="annotation reference"/>
    <w:basedOn w:val="DefaultParagraphFont"/>
    <w:rsid w:val="006D12EC"/>
    <w:rPr>
      <w:sz w:val="18"/>
      <w:szCs w:val="18"/>
    </w:rPr>
  </w:style>
  <w:style w:type="paragraph" w:styleId="CommentText">
    <w:name w:val="annotation text"/>
    <w:basedOn w:val="Normal"/>
    <w:link w:val="CommentTextChar"/>
    <w:rsid w:val="006D12EC"/>
  </w:style>
  <w:style w:type="character" w:customStyle="1" w:styleId="CommentTextChar">
    <w:name w:val="Comment Text Char"/>
    <w:basedOn w:val="DefaultParagraphFont"/>
    <w:link w:val="CommentText"/>
    <w:rsid w:val="006D12EC"/>
    <w:rPr>
      <w:rFonts w:ascii="Times New Roman" w:hAnsi="Times New Roman"/>
    </w:rPr>
  </w:style>
  <w:style w:type="paragraph" w:styleId="CommentSubject">
    <w:name w:val="annotation subject"/>
    <w:basedOn w:val="CommentText"/>
    <w:next w:val="CommentText"/>
    <w:link w:val="CommentSubjectChar"/>
    <w:rsid w:val="006D12EC"/>
    <w:rPr>
      <w:b/>
      <w:bCs/>
      <w:sz w:val="20"/>
      <w:szCs w:val="20"/>
    </w:rPr>
  </w:style>
  <w:style w:type="character" w:customStyle="1" w:styleId="CommentSubjectChar">
    <w:name w:val="Comment Subject Char"/>
    <w:basedOn w:val="CommentTextChar"/>
    <w:link w:val="CommentSubject"/>
    <w:rsid w:val="006D12EC"/>
    <w:rPr>
      <w:rFonts w:ascii="Times New Roman" w:hAnsi="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22</Pages>
  <Words>6162</Words>
  <Characters>35124</Characters>
  <Application>Microsoft Macintosh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Helen McCreery</dc:creator>
  <cp:lastModifiedBy>Helen McCreery</cp:lastModifiedBy>
  <cp:revision>5</cp:revision>
  <dcterms:created xsi:type="dcterms:W3CDTF">2015-05-08T16:26:00Z</dcterms:created>
  <dcterms:modified xsi:type="dcterms:W3CDTF">2015-05-08T17:57:00Z</dcterms:modified>
</cp:coreProperties>
</file>